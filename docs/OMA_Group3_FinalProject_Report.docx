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98462" w14:textId="77777777" w:rsidR="007A3015" w:rsidRPr="00A31749" w:rsidRDefault="007A3015" w:rsidP="00DE5032">
      <w:pPr>
        <w:spacing w:beforeLines="240" w:before="576" w:afterLines="240" w:after="576" w:line="278" w:lineRule="auto"/>
        <w:jc w:val="center"/>
      </w:pPr>
      <w:r w:rsidRPr="00A31749">
        <w:rPr>
          <w:noProof/>
        </w:rPr>
        <w:drawing>
          <wp:inline distT="0" distB="0" distL="0" distR="0" wp14:anchorId="72030629" wp14:editId="2B28FCAC">
            <wp:extent cx="2000250" cy="2076450"/>
            <wp:effectExtent l="0" t="0" r="0" b="0"/>
            <wp:docPr id="506040366" name="drawing"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40366" name="drawing" descr="A blue and black logo&#10;&#10;AI-generated content may be incorrect."/>
                    <pic:cNvPicPr/>
                  </pic:nvPicPr>
                  <pic:blipFill>
                    <a:blip r:embed="rId8">
                      <a:extLst>
                        <a:ext uri="{28A0092B-C50C-407E-A947-70E740481C1C}">
                          <a14:useLocalDpi xmlns:a14="http://schemas.microsoft.com/office/drawing/2010/main"/>
                        </a:ext>
                      </a:extLst>
                    </a:blip>
                    <a:stretch>
                      <a:fillRect/>
                    </a:stretch>
                  </pic:blipFill>
                  <pic:spPr>
                    <a:xfrm>
                      <a:off x="0" y="0"/>
                      <a:ext cx="2000250" cy="2076450"/>
                    </a:xfrm>
                    <a:prstGeom prst="rect">
                      <a:avLst/>
                    </a:prstGeom>
                  </pic:spPr>
                </pic:pic>
              </a:graphicData>
            </a:graphic>
          </wp:inline>
        </w:drawing>
      </w:r>
    </w:p>
    <w:p w14:paraId="669ABEE6" w14:textId="2156513E" w:rsidR="007A3015" w:rsidRPr="003432CE" w:rsidRDefault="003633FF" w:rsidP="003432CE">
      <w:pPr>
        <w:spacing w:beforeLines="240" w:before="576" w:afterLines="240" w:after="576" w:line="278" w:lineRule="auto"/>
        <w:jc w:val="center"/>
        <w:rPr>
          <w:b/>
          <w:bCs/>
          <w:sz w:val="30"/>
          <w:szCs w:val="30"/>
          <w:lang w:val="vi-VN"/>
        </w:rPr>
      </w:pPr>
      <w:r w:rsidRPr="003633FF">
        <w:rPr>
          <w:b/>
          <w:bCs/>
          <w:sz w:val="30"/>
          <w:szCs w:val="30"/>
        </w:rPr>
        <w:t>OPTIMIZATION MODELS AND APPLICATIONS</w:t>
      </w:r>
    </w:p>
    <w:p w14:paraId="3FE61FFB" w14:textId="2B67AC4F" w:rsidR="003432CE" w:rsidRDefault="00853D93" w:rsidP="003432CE">
      <w:pPr>
        <w:spacing w:beforeLines="240" w:before="576" w:afterLines="240" w:after="576" w:line="278" w:lineRule="auto"/>
        <w:jc w:val="center"/>
        <w:rPr>
          <w:b/>
          <w:bCs/>
          <w:sz w:val="30"/>
          <w:szCs w:val="30"/>
        </w:rPr>
      </w:pPr>
      <w:r w:rsidRPr="00A31749">
        <w:rPr>
          <w:b/>
          <w:bCs/>
          <w:sz w:val="30"/>
          <w:szCs w:val="30"/>
        </w:rPr>
        <w:t>Final Project Report</w:t>
      </w:r>
    </w:p>
    <w:p w14:paraId="440805BE" w14:textId="6F929350" w:rsidR="000C3FA0" w:rsidRDefault="003633FF" w:rsidP="003633FF">
      <w:pPr>
        <w:spacing w:beforeLines="240" w:before="576" w:afterLines="240" w:after="576" w:line="278" w:lineRule="auto"/>
        <w:jc w:val="center"/>
        <w:rPr>
          <w:b/>
          <w:bCs/>
          <w:lang w:val="vi-VN"/>
        </w:rPr>
      </w:pPr>
      <w:r w:rsidRPr="003633FF">
        <w:rPr>
          <w:b/>
          <w:bCs/>
          <w:sz w:val="30"/>
          <w:szCs w:val="30"/>
        </w:rPr>
        <w:t>AN EMISSION-AWARE EXTENSION OF THE CROWD-SHIPPING PROBLEM WITH TIME WINDOWS, TRANSSHIPMENT NODES, AND DELIVERY OPTIONS</w:t>
      </w:r>
    </w:p>
    <w:p w14:paraId="50BBD5BE" w14:textId="23615864" w:rsidR="007A3015" w:rsidRPr="003633FF" w:rsidRDefault="007A3015" w:rsidP="000C3FA0">
      <w:pPr>
        <w:spacing w:before="100" w:beforeAutospacing="1" w:after="100" w:afterAutospacing="1" w:line="278" w:lineRule="auto"/>
        <w:jc w:val="center"/>
        <w:rPr>
          <w:b/>
          <w:bCs/>
        </w:rPr>
      </w:pPr>
      <w:r w:rsidRPr="00A31749">
        <w:rPr>
          <w:b/>
          <w:bCs/>
        </w:rPr>
        <w:t xml:space="preserve">GROUP </w:t>
      </w:r>
      <w:r w:rsidR="003633FF">
        <w:rPr>
          <w:b/>
          <w:bCs/>
        </w:rPr>
        <w:t>3</w:t>
      </w:r>
    </w:p>
    <w:p w14:paraId="194B321A" w14:textId="77777777" w:rsidR="007A3015" w:rsidRPr="00A31749" w:rsidRDefault="007A3015" w:rsidP="000C3FA0">
      <w:pPr>
        <w:spacing w:before="100" w:beforeAutospacing="1" w:after="100" w:afterAutospacing="1" w:line="278" w:lineRule="auto"/>
        <w:jc w:val="center"/>
        <w:rPr>
          <w:b/>
          <w:bCs/>
        </w:rPr>
      </w:pPr>
      <w:r w:rsidRPr="00A31749">
        <w:rPr>
          <w:b/>
          <w:bCs/>
        </w:rPr>
        <w:t>Dong Boi Thi (M11451802)</w:t>
      </w:r>
    </w:p>
    <w:p w14:paraId="0FC979BD" w14:textId="02D12A3C" w:rsidR="003432CE" w:rsidRDefault="007A3015" w:rsidP="000C3FA0">
      <w:pPr>
        <w:spacing w:before="100" w:beforeAutospacing="1" w:after="100" w:afterAutospacing="1" w:line="278" w:lineRule="auto"/>
        <w:jc w:val="center"/>
        <w:rPr>
          <w:b/>
          <w:bCs/>
          <w:lang w:val="vi-VN"/>
        </w:rPr>
      </w:pPr>
      <w:r w:rsidRPr="00A31749">
        <w:rPr>
          <w:b/>
          <w:bCs/>
        </w:rPr>
        <w:t>To Nguyen Tan Phuong(M1</w:t>
      </w:r>
      <w:r w:rsidR="00D6482F" w:rsidRPr="00A31749">
        <w:rPr>
          <w:rFonts w:eastAsia="SimSun"/>
          <w:b/>
          <w:bCs/>
          <w:lang w:eastAsia="zh-CN"/>
        </w:rPr>
        <w:t>1</w:t>
      </w:r>
      <w:r w:rsidR="00844328" w:rsidRPr="00A31749">
        <w:rPr>
          <w:b/>
          <w:bCs/>
        </w:rPr>
        <w:t>4</w:t>
      </w:r>
      <w:r w:rsidR="008002F4" w:rsidRPr="00A31749">
        <w:rPr>
          <w:b/>
          <w:bCs/>
        </w:rPr>
        <w:t>51804</w:t>
      </w:r>
      <w:r w:rsidR="00844328" w:rsidRPr="00A31749">
        <w:rPr>
          <w:b/>
          <w:bCs/>
        </w:rPr>
        <w:t>)</w:t>
      </w:r>
    </w:p>
    <w:p w14:paraId="19847EBE" w14:textId="434A2DBD" w:rsidR="007A3015" w:rsidRPr="00A31749" w:rsidRDefault="007A3015" w:rsidP="00DE5032">
      <w:pPr>
        <w:spacing w:beforeLines="240" w:before="576" w:afterLines="240" w:after="576" w:line="278" w:lineRule="auto"/>
        <w:jc w:val="center"/>
        <w:rPr>
          <w:b/>
          <w:bCs/>
          <w:sz w:val="28"/>
          <w:szCs w:val="28"/>
        </w:rPr>
      </w:pPr>
      <w:r w:rsidRPr="00A31749">
        <w:rPr>
          <w:b/>
          <w:bCs/>
          <w:sz w:val="28"/>
          <w:szCs w:val="28"/>
        </w:rPr>
        <w:t>NATIONAL TAIWAN UNIVERSITY OF SCIENCE AND TECHNOLOGY</w:t>
      </w:r>
    </w:p>
    <w:p w14:paraId="0AFEF4D3" w14:textId="30EFC6B1" w:rsidR="000A5F37" w:rsidRPr="00A31749" w:rsidRDefault="007A3015" w:rsidP="00DE5032">
      <w:pPr>
        <w:spacing w:beforeLines="240" w:before="576" w:afterLines="240" w:after="576" w:line="278" w:lineRule="auto"/>
        <w:jc w:val="center"/>
        <w:rPr>
          <w:b/>
          <w:bCs/>
          <w:sz w:val="28"/>
          <w:szCs w:val="28"/>
        </w:rPr>
      </w:pPr>
      <w:r w:rsidRPr="00A31749">
        <w:rPr>
          <w:b/>
          <w:bCs/>
          <w:sz w:val="28"/>
          <w:szCs w:val="28"/>
        </w:rPr>
        <w:t>2025</w:t>
      </w:r>
    </w:p>
    <w:p w14:paraId="44FD2DC8" w14:textId="2E932366" w:rsidR="00195DE4" w:rsidRPr="00A31749" w:rsidDel="00800D8C" w:rsidRDefault="000A5F37" w:rsidP="00DE5032">
      <w:pPr>
        <w:spacing w:beforeLines="240" w:before="576" w:afterLines="240" w:after="576" w:line="278" w:lineRule="auto"/>
        <w:rPr>
          <w:del w:id="0" w:author="{C9D3D4E2-227E-46F3-A576-93596EF1FD2F}" w:date="2026-06-10T15:55:00Z"/>
          <w:b/>
          <w:bCs/>
          <w:sz w:val="28"/>
          <w:szCs w:val="28"/>
        </w:rPr>
      </w:pPr>
      <w:del w:id="1" w:author="{C9D3D4E2-227E-46F3-A576-93596EF1FD2F}" w:date="2026-06-10T15:55:00Z">
        <w:r w:rsidRPr="00A31749">
          <w:rPr>
            <w:b/>
            <w:bCs/>
            <w:sz w:val="28"/>
            <w:szCs w:val="28"/>
          </w:rPr>
          <w:lastRenderedPageBreak/>
          <w:br w:type="page"/>
        </w:r>
      </w:del>
    </w:p>
    <w:sdt>
      <w:sdtPr>
        <w:rPr>
          <w:rFonts w:ascii="Times New Roman" w:eastAsia="Times New Roman" w:hAnsi="Times New Roman" w:cs="Times New Roman"/>
          <w:b w:val="0"/>
          <w:bCs w:val="0"/>
          <w:color w:val="auto"/>
          <w:sz w:val="24"/>
          <w:szCs w:val="24"/>
        </w:rPr>
        <w:id w:val="-755981683"/>
        <w:docPartObj>
          <w:docPartGallery w:val="Table of Contents"/>
          <w:docPartUnique/>
        </w:docPartObj>
      </w:sdtPr>
      <w:sdtEndPr>
        <w:rPr>
          <w:noProof/>
        </w:rPr>
      </w:sdtEndPr>
      <w:sdtContent>
        <w:p w14:paraId="1FB42B34" w14:textId="0223580C" w:rsidR="00195DE4" w:rsidRPr="001138AD" w:rsidRDefault="001138AD" w:rsidP="001138AD">
          <w:pPr>
            <w:pStyle w:val="TOCHeading"/>
            <w:jc w:val="center"/>
            <w:rPr>
              <w:rFonts w:ascii="Times New Roman" w:hAnsi="Times New Roman" w:cs="Times New Roman"/>
              <w:color w:val="000000" w:themeColor="text1"/>
              <w:sz w:val="32"/>
              <w:szCs w:val="32"/>
            </w:rPr>
          </w:pPr>
          <w:r w:rsidRPr="001138AD">
            <w:rPr>
              <w:rFonts w:ascii="Times New Roman" w:hAnsi="Times New Roman" w:cs="Times New Roman"/>
              <w:color w:val="000000" w:themeColor="text1"/>
              <w:sz w:val="32"/>
              <w:szCs w:val="32"/>
            </w:rPr>
            <w:t>Table of Contents</w:t>
          </w:r>
        </w:p>
        <w:p w14:paraId="51FBA1C3" w14:textId="77777777" w:rsidR="008F3A52" w:rsidRDefault="00800D8C">
          <w:pPr>
            <w:pStyle w:val="TOC1"/>
            <w:tabs>
              <w:tab w:val="right" w:leader="dot" w:pos="8630"/>
            </w:tabs>
            <w:rPr>
              <w:noProof/>
            </w:rPr>
          </w:pPr>
          <w:ins w:id="2" w:author="{C9D3D4E2-227E-46F3-A576-93596EF1FD2F}" w:date="2026-06-10T15:55:00Z">
            <w:r w:rsidRPr="001138AD">
              <w:rPr>
                <w:color w:val="000000" w:themeColor="text1"/>
                <w:sz w:val="32"/>
                <w:szCs w:val="32"/>
              </w:rPr>
              <w:t>Table of Contents</w:t>
            </w:r>
          </w:ins>
          <w:r w:rsidR="001138AD">
            <w:fldChar w:fldCharType="begin"/>
          </w:r>
          <w:r w:rsidR="001138AD">
            <w:instrText xml:space="preserve"> TOC \o "1-3" \h \z \u </w:instrText>
          </w:r>
          <w:r w:rsidR="001138AD">
            <w:fldChar w:fldCharType="separate"/>
          </w:r>
        </w:p>
        <w:p w14:paraId="3D799FA4" w14:textId="15FDE01C" w:rsidR="008F3A52" w:rsidRDefault="00000000">
          <w:pPr>
            <w:pStyle w:val="TOC1"/>
            <w:tabs>
              <w:tab w:val="right" w:leader="dot" w:pos="8630"/>
            </w:tabs>
            <w:rPr>
              <w:rFonts w:asciiTheme="minorHAnsi" w:eastAsiaTheme="minorEastAsia" w:hAnsiTheme="minorHAnsi" w:cstheme="minorBidi"/>
              <w:noProof/>
              <w:kern w:val="2"/>
              <w:lang w:eastAsia="zh-CN"/>
              <w14:ligatures w14:val="standardContextual"/>
            </w:rPr>
          </w:pPr>
          <w:hyperlink w:anchor="_Toc232010381" w:history="1">
            <w:r w:rsidR="008F3A52" w:rsidRPr="00313A6B">
              <w:rPr>
                <w:rStyle w:val="Hyperlink"/>
                <w:rFonts w:eastAsia="Calibri"/>
                <w:noProof/>
              </w:rPr>
              <w:t>ABSTRACT</w:t>
            </w:r>
            <w:r w:rsidR="008F3A52">
              <w:rPr>
                <w:noProof/>
                <w:webHidden/>
              </w:rPr>
              <w:tab/>
            </w:r>
            <w:r w:rsidR="008F3A52">
              <w:rPr>
                <w:noProof/>
                <w:webHidden/>
              </w:rPr>
              <w:fldChar w:fldCharType="begin"/>
            </w:r>
            <w:r w:rsidR="008F3A52">
              <w:rPr>
                <w:noProof/>
                <w:webHidden/>
              </w:rPr>
              <w:instrText xml:space="preserve"> PAGEREF _Toc232010381 \h </w:instrText>
            </w:r>
            <w:r w:rsidR="008F3A52">
              <w:rPr>
                <w:noProof/>
                <w:webHidden/>
              </w:rPr>
            </w:r>
            <w:r w:rsidR="008F3A52">
              <w:rPr>
                <w:noProof/>
                <w:webHidden/>
              </w:rPr>
              <w:fldChar w:fldCharType="separate"/>
            </w:r>
            <w:r w:rsidR="009B2EE2">
              <w:rPr>
                <w:noProof/>
                <w:webHidden/>
              </w:rPr>
              <w:t>4</w:t>
            </w:r>
            <w:r w:rsidR="008F3A52">
              <w:rPr>
                <w:noProof/>
                <w:webHidden/>
              </w:rPr>
              <w:fldChar w:fldCharType="end"/>
            </w:r>
          </w:hyperlink>
        </w:p>
        <w:p w14:paraId="7DEE1C55" w14:textId="47D5E221" w:rsidR="008F3A52" w:rsidRDefault="00000000">
          <w:pPr>
            <w:pStyle w:val="TOC1"/>
            <w:tabs>
              <w:tab w:val="right" w:leader="dot" w:pos="8630"/>
            </w:tabs>
            <w:rPr>
              <w:rFonts w:asciiTheme="minorHAnsi" w:eastAsiaTheme="minorEastAsia" w:hAnsiTheme="minorHAnsi" w:cstheme="minorBidi"/>
              <w:noProof/>
              <w:kern w:val="2"/>
              <w:lang w:eastAsia="zh-CN"/>
              <w14:ligatures w14:val="standardContextual"/>
            </w:rPr>
          </w:pPr>
          <w:hyperlink w:anchor="_Toc232010382" w:history="1">
            <w:r w:rsidR="008F3A52" w:rsidRPr="00313A6B">
              <w:rPr>
                <w:rStyle w:val="Hyperlink"/>
                <w:rFonts w:eastAsia="Calibri"/>
                <w:noProof/>
              </w:rPr>
              <w:t>CHAPTER 1. INTRODUCTION</w:t>
            </w:r>
            <w:r w:rsidR="008F3A52">
              <w:rPr>
                <w:noProof/>
                <w:webHidden/>
              </w:rPr>
              <w:tab/>
            </w:r>
            <w:r w:rsidR="008F3A52">
              <w:rPr>
                <w:noProof/>
                <w:webHidden/>
              </w:rPr>
              <w:fldChar w:fldCharType="begin"/>
            </w:r>
            <w:r w:rsidR="008F3A52">
              <w:rPr>
                <w:noProof/>
                <w:webHidden/>
              </w:rPr>
              <w:instrText xml:space="preserve"> PAGEREF _Toc232010382 \h </w:instrText>
            </w:r>
            <w:r w:rsidR="008F3A52">
              <w:rPr>
                <w:noProof/>
                <w:webHidden/>
              </w:rPr>
            </w:r>
            <w:r w:rsidR="008F3A52">
              <w:rPr>
                <w:noProof/>
                <w:webHidden/>
              </w:rPr>
              <w:fldChar w:fldCharType="separate"/>
            </w:r>
            <w:r w:rsidR="009B2EE2">
              <w:rPr>
                <w:noProof/>
                <w:webHidden/>
              </w:rPr>
              <w:t>5</w:t>
            </w:r>
            <w:r w:rsidR="008F3A52">
              <w:rPr>
                <w:noProof/>
                <w:webHidden/>
              </w:rPr>
              <w:fldChar w:fldCharType="end"/>
            </w:r>
          </w:hyperlink>
        </w:p>
        <w:p w14:paraId="32C1ED34" w14:textId="7FD8DB57"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383" w:history="1">
            <w:r w:rsidR="008F3A52" w:rsidRPr="00313A6B">
              <w:rPr>
                <w:rStyle w:val="Hyperlink"/>
                <w:rFonts w:eastAsia="SimSun"/>
                <w:noProof/>
                <w:lang w:eastAsia="zh-CN"/>
              </w:rPr>
              <w:t>1.1 Background</w:t>
            </w:r>
            <w:r w:rsidR="008F3A52">
              <w:rPr>
                <w:noProof/>
                <w:webHidden/>
              </w:rPr>
              <w:tab/>
            </w:r>
            <w:r w:rsidR="008F3A52">
              <w:rPr>
                <w:noProof/>
                <w:webHidden/>
              </w:rPr>
              <w:fldChar w:fldCharType="begin"/>
            </w:r>
            <w:r w:rsidR="008F3A52">
              <w:rPr>
                <w:noProof/>
                <w:webHidden/>
              </w:rPr>
              <w:instrText xml:space="preserve"> PAGEREF _Toc232010383 \h </w:instrText>
            </w:r>
            <w:r w:rsidR="008F3A52">
              <w:rPr>
                <w:noProof/>
                <w:webHidden/>
              </w:rPr>
            </w:r>
            <w:r w:rsidR="008F3A52">
              <w:rPr>
                <w:noProof/>
                <w:webHidden/>
              </w:rPr>
              <w:fldChar w:fldCharType="separate"/>
            </w:r>
            <w:r w:rsidR="009B2EE2">
              <w:rPr>
                <w:noProof/>
                <w:webHidden/>
              </w:rPr>
              <w:t>5</w:t>
            </w:r>
            <w:r w:rsidR="008F3A52">
              <w:rPr>
                <w:noProof/>
                <w:webHidden/>
              </w:rPr>
              <w:fldChar w:fldCharType="end"/>
            </w:r>
          </w:hyperlink>
        </w:p>
        <w:p w14:paraId="54B5B556" w14:textId="32C179BD"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384" w:history="1">
            <w:r w:rsidR="008F3A52" w:rsidRPr="00313A6B">
              <w:rPr>
                <w:rStyle w:val="Hyperlink"/>
                <w:rFonts w:eastAsia="SimSun"/>
                <w:noProof/>
                <w:lang w:eastAsia="zh-CN"/>
              </w:rPr>
              <w:t>1.2 Reference Study</w:t>
            </w:r>
            <w:r w:rsidR="008F3A52">
              <w:rPr>
                <w:noProof/>
                <w:webHidden/>
              </w:rPr>
              <w:tab/>
            </w:r>
            <w:r w:rsidR="008F3A52">
              <w:rPr>
                <w:noProof/>
                <w:webHidden/>
              </w:rPr>
              <w:fldChar w:fldCharType="begin"/>
            </w:r>
            <w:r w:rsidR="008F3A52">
              <w:rPr>
                <w:noProof/>
                <w:webHidden/>
              </w:rPr>
              <w:instrText xml:space="preserve"> PAGEREF _Toc232010384 \h </w:instrText>
            </w:r>
            <w:r w:rsidR="008F3A52">
              <w:rPr>
                <w:noProof/>
                <w:webHidden/>
              </w:rPr>
            </w:r>
            <w:r w:rsidR="008F3A52">
              <w:rPr>
                <w:noProof/>
                <w:webHidden/>
              </w:rPr>
              <w:fldChar w:fldCharType="separate"/>
            </w:r>
            <w:r w:rsidR="009B2EE2">
              <w:rPr>
                <w:noProof/>
                <w:webHidden/>
              </w:rPr>
              <w:t>5</w:t>
            </w:r>
            <w:r w:rsidR="008F3A52">
              <w:rPr>
                <w:noProof/>
                <w:webHidden/>
              </w:rPr>
              <w:fldChar w:fldCharType="end"/>
            </w:r>
          </w:hyperlink>
        </w:p>
        <w:p w14:paraId="59FA8F17" w14:textId="0A47BACB"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385" w:history="1">
            <w:r w:rsidR="008F3A52" w:rsidRPr="00313A6B">
              <w:rPr>
                <w:rStyle w:val="Hyperlink"/>
                <w:rFonts w:eastAsia="SimSun"/>
                <w:noProof/>
                <w:lang w:eastAsia="zh-CN"/>
              </w:rPr>
              <w:t>1.3 Research Gap and Motivation</w:t>
            </w:r>
            <w:r w:rsidR="008F3A52">
              <w:rPr>
                <w:noProof/>
                <w:webHidden/>
              </w:rPr>
              <w:tab/>
            </w:r>
            <w:r w:rsidR="008F3A52">
              <w:rPr>
                <w:noProof/>
                <w:webHidden/>
              </w:rPr>
              <w:fldChar w:fldCharType="begin"/>
            </w:r>
            <w:r w:rsidR="008F3A52">
              <w:rPr>
                <w:noProof/>
                <w:webHidden/>
              </w:rPr>
              <w:instrText xml:space="preserve"> PAGEREF _Toc232010385 \h </w:instrText>
            </w:r>
            <w:r w:rsidR="008F3A52">
              <w:rPr>
                <w:noProof/>
                <w:webHidden/>
              </w:rPr>
            </w:r>
            <w:r w:rsidR="008F3A52">
              <w:rPr>
                <w:noProof/>
                <w:webHidden/>
              </w:rPr>
              <w:fldChar w:fldCharType="separate"/>
            </w:r>
            <w:r w:rsidR="009B2EE2">
              <w:rPr>
                <w:noProof/>
                <w:webHidden/>
              </w:rPr>
              <w:t>5</w:t>
            </w:r>
            <w:r w:rsidR="008F3A52">
              <w:rPr>
                <w:noProof/>
                <w:webHidden/>
              </w:rPr>
              <w:fldChar w:fldCharType="end"/>
            </w:r>
          </w:hyperlink>
        </w:p>
        <w:p w14:paraId="7C503FF1" w14:textId="2A9E24AB"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386" w:history="1">
            <w:r w:rsidR="008F3A52" w:rsidRPr="00313A6B">
              <w:rPr>
                <w:rStyle w:val="Hyperlink"/>
                <w:rFonts w:eastAsia="SimSun"/>
                <w:noProof/>
                <w:lang w:eastAsia="zh-CN"/>
              </w:rPr>
              <w:t>1.4 Research Objectives</w:t>
            </w:r>
            <w:r w:rsidR="008F3A52">
              <w:rPr>
                <w:noProof/>
                <w:webHidden/>
              </w:rPr>
              <w:tab/>
            </w:r>
            <w:r w:rsidR="008F3A52">
              <w:rPr>
                <w:noProof/>
                <w:webHidden/>
              </w:rPr>
              <w:fldChar w:fldCharType="begin"/>
            </w:r>
            <w:r w:rsidR="008F3A52">
              <w:rPr>
                <w:noProof/>
                <w:webHidden/>
              </w:rPr>
              <w:instrText xml:space="preserve"> PAGEREF _Toc232010386 \h </w:instrText>
            </w:r>
            <w:r w:rsidR="008F3A52">
              <w:rPr>
                <w:noProof/>
                <w:webHidden/>
              </w:rPr>
            </w:r>
            <w:r w:rsidR="008F3A52">
              <w:rPr>
                <w:noProof/>
                <w:webHidden/>
              </w:rPr>
              <w:fldChar w:fldCharType="separate"/>
            </w:r>
            <w:r w:rsidR="009B2EE2">
              <w:rPr>
                <w:noProof/>
                <w:webHidden/>
              </w:rPr>
              <w:t>6</w:t>
            </w:r>
            <w:r w:rsidR="008F3A52">
              <w:rPr>
                <w:noProof/>
                <w:webHidden/>
              </w:rPr>
              <w:fldChar w:fldCharType="end"/>
            </w:r>
          </w:hyperlink>
        </w:p>
        <w:p w14:paraId="2DB1F18B" w14:textId="3EE5FECD"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387" w:history="1">
            <w:r w:rsidR="008F3A52" w:rsidRPr="00313A6B">
              <w:rPr>
                <w:rStyle w:val="Hyperlink"/>
                <w:rFonts w:eastAsia="SimSun"/>
                <w:noProof/>
                <w:lang w:eastAsia="zh-CN"/>
              </w:rPr>
              <w:t>1.5 Research Questions</w:t>
            </w:r>
            <w:r w:rsidR="008F3A52">
              <w:rPr>
                <w:noProof/>
                <w:webHidden/>
              </w:rPr>
              <w:tab/>
            </w:r>
            <w:r w:rsidR="008F3A52">
              <w:rPr>
                <w:noProof/>
                <w:webHidden/>
              </w:rPr>
              <w:fldChar w:fldCharType="begin"/>
            </w:r>
            <w:r w:rsidR="008F3A52">
              <w:rPr>
                <w:noProof/>
                <w:webHidden/>
              </w:rPr>
              <w:instrText xml:space="preserve"> PAGEREF _Toc232010387 \h </w:instrText>
            </w:r>
            <w:r w:rsidR="008F3A52">
              <w:rPr>
                <w:noProof/>
                <w:webHidden/>
              </w:rPr>
            </w:r>
            <w:r w:rsidR="008F3A52">
              <w:rPr>
                <w:noProof/>
                <w:webHidden/>
              </w:rPr>
              <w:fldChar w:fldCharType="separate"/>
            </w:r>
            <w:r w:rsidR="009B2EE2">
              <w:rPr>
                <w:noProof/>
                <w:webHidden/>
              </w:rPr>
              <w:t>6</w:t>
            </w:r>
            <w:r w:rsidR="008F3A52">
              <w:rPr>
                <w:noProof/>
                <w:webHidden/>
              </w:rPr>
              <w:fldChar w:fldCharType="end"/>
            </w:r>
          </w:hyperlink>
        </w:p>
        <w:p w14:paraId="1E8C380A" w14:textId="22180DB8"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388" w:history="1">
            <w:r w:rsidR="008F3A52" w:rsidRPr="00313A6B">
              <w:rPr>
                <w:rStyle w:val="Hyperlink"/>
                <w:rFonts w:eastAsia="SimSun"/>
                <w:noProof/>
                <w:lang w:eastAsia="zh-CN"/>
              </w:rPr>
              <w:t>1.6 Scope and Contribution</w:t>
            </w:r>
            <w:r w:rsidR="008F3A52">
              <w:rPr>
                <w:noProof/>
                <w:webHidden/>
              </w:rPr>
              <w:tab/>
            </w:r>
            <w:r w:rsidR="008F3A52">
              <w:rPr>
                <w:noProof/>
                <w:webHidden/>
              </w:rPr>
              <w:fldChar w:fldCharType="begin"/>
            </w:r>
            <w:r w:rsidR="008F3A52">
              <w:rPr>
                <w:noProof/>
                <w:webHidden/>
              </w:rPr>
              <w:instrText xml:space="preserve"> PAGEREF _Toc232010388 \h </w:instrText>
            </w:r>
            <w:r w:rsidR="008F3A52">
              <w:rPr>
                <w:noProof/>
                <w:webHidden/>
              </w:rPr>
            </w:r>
            <w:r w:rsidR="008F3A52">
              <w:rPr>
                <w:noProof/>
                <w:webHidden/>
              </w:rPr>
              <w:fldChar w:fldCharType="separate"/>
            </w:r>
            <w:r w:rsidR="009B2EE2">
              <w:rPr>
                <w:noProof/>
                <w:webHidden/>
              </w:rPr>
              <w:t>6</w:t>
            </w:r>
            <w:r w:rsidR="008F3A52">
              <w:rPr>
                <w:noProof/>
                <w:webHidden/>
              </w:rPr>
              <w:fldChar w:fldCharType="end"/>
            </w:r>
          </w:hyperlink>
        </w:p>
        <w:p w14:paraId="044EA99C" w14:textId="31230A37"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389" w:history="1">
            <w:r w:rsidR="008F3A52" w:rsidRPr="00313A6B">
              <w:rPr>
                <w:rStyle w:val="Hyperlink"/>
                <w:rFonts w:eastAsia="SimSun"/>
                <w:noProof/>
                <w:lang w:eastAsia="zh-CN"/>
              </w:rPr>
              <w:t>1.7 Report Structure</w:t>
            </w:r>
            <w:r w:rsidR="008F3A52">
              <w:rPr>
                <w:noProof/>
                <w:webHidden/>
              </w:rPr>
              <w:tab/>
            </w:r>
            <w:r w:rsidR="008F3A52">
              <w:rPr>
                <w:noProof/>
                <w:webHidden/>
              </w:rPr>
              <w:fldChar w:fldCharType="begin"/>
            </w:r>
            <w:r w:rsidR="008F3A52">
              <w:rPr>
                <w:noProof/>
                <w:webHidden/>
              </w:rPr>
              <w:instrText xml:space="preserve"> PAGEREF _Toc232010389 \h </w:instrText>
            </w:r>
            <w:r w:rsidR="008F3A52">
              <w:rPr>
                <w:noProof/>
                <w:webHidden/>
              </w:rPr>
            </w:r>
            <w:r w:rsidR="008F3A52">
              <w:rPr>
                <w:noProof/>
                <w:webHidden/>
              </w:rPr>
              <w:fldChar w:fldCharType="separate"/>
            </w:r>
            <w:r w:rsidR="009B2EE2">
              <w:rPr>
                <w:noProof/>
                <w:webHidden/>
              </w:rPr>
              <w:t>7</w:t>
            </w:r>
            <w:r w:rsidR="008F3A52">
              <w:rPr>
                <w:noProof/>
                <w:webHidden/>
              </w:rPr>
              <w:fldChar w:fldCharType="end"/>
            </w:r>
          </w:hyperlink>
        </w:p>
        <w:p w14:paraId="58CD6E35" w14:textId="79C8DA1E" w:rsidR="008F3A52" w:rsidRDefault="00000000">
          <w:pPr>
            <w:pStyle w:val="TOC1"/>
            <w:tabs>
              <w:tab w:val="right" w:leader="dot" w:pos="8630"/>
            </w:tabs>
            <w:rPr>
              <w:rFonts w:asciiTheme="minorHAnsi" w:eastAsiaTheme="minorEastAsia" w:hAnsiTheme="minorHAnsi" w:cstheme="minorBidi"/>
              <w:noProof/>
              <w:kern w:val="2"/>
              <w:lang w:eastAsia="zh-CN"/>
              <w14:ligatures w14:val="standardContextual"/>
            </w:rPr>
          </w:pPr>
          <w:hyperlink w:anchor="_Toc232010390" w:history="1">
            <w:r w:rsidR="008F3A52" w:rsidRPr="00313A6B">
              <w:rPr>
                <w:rStyle w:val="Hyperlink"/>
                <w:rFonts w:eastAsia="Calibri"/>
                <w:noProof/>
              </w:rPr>
              <w:t>CHAPTER 2. ORIGINAL CSPTW-TN-DO PROBLEM</w:t>
            </w:r>
            <w:r w:rsidR="008F3A52">
              <w:rPr>
                <w:noProof/>
                <w:webHidden/>
              </w:rPr>
              <w:tab/>
            </w:r>
            <w:r w:rsidR="008F3A52">
              <w:rPr>
                <w:noProof/>
                <w:webHidden/>
              </w:rPr>
              <w:fldChar w:fldCharType="begin"/>
            </w:r>
            <w:r w:rsidR="008F3A52">
              <w:rPr>
                <w:noProof/>
                <w:webHidden/>
              </w:rPr>
              <w:instrText xml:space="preserve"> PAGEREF _Toc232010390 \h </w:instrText>
            </w:r>
            <w:r w:rsidR="008F3A52">
              <w:rPr>
                <w:noProof/>
                <w:webHidden/>
              </w:rPr>
            </w:r>
            <w:r w:rsidR="008F3A52">
              <w:rPr>
                <w:noProof/>
                <w:webHidden/>
              </w:rPr>
              <w:fldChar w:fldCharType="separate"/>
            </w:r>
            <w:r w:rsidR="009B2EE2">
              <w:rPr>
                <w:noProof/>
                <w:webHidden/>
              </w:rPr>
              <w:t>8</w:t>
            </w:r>
            <w:r w:rsidR="008F3A52">
              <w:rPr>
                <w:noProof/>
                <w:webHidden/>
              </w:rPr>
              <w:fldChar w:fldCharType="end"/>
            </w:r>
          </w:hyperlink>
        </w:p>
        <w:p w14:paraId="5C09CB5B" w14:textId="14502233"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391" w:history="1">
            <w:r w:rsidR="008F3A52" w:rsidRPr="00313A6B">
              <w:rPr>
                <w:rStyle w:val="Hyperlink"/>
                <w:rFonts w:eastAsia="SimSun"/>
                <w:noProof/>
                <w:lang w:eastAsia="zh-CN"/>
              </w:rPr>
              <w:t>2.1 Delivery System and Customer Types</w:t>
            </w:r>
            <w:r w:rsidR="008F3A52">
              <w:rPr>
                <w:noProof/>
                <w:webHidden/>
              </w:rPr>
              <w:tab/>
            </w:r>
            <w:r w:rsidR="008F3A52">
              <w:rPr>
                <w:noProof/>
                <w:webHidden/>
              </w:rPr>
              <w:fldChar w:fldCharType="begin"/>
            </w:r>
            <w:r w:rsidR="008F3A52">
              <w:rPr>
                <w:noProof/>
                <w:webHidden/>
              </w:rPr>
              <w:instrText xml:space="preserve"> PAGEREF _Toc232010391 \h </w:instrText>
            </w:r>
            <w:r w:rsidR="008F3A52">
              <w:rPr>
                <w:noProof/>
                <w:webHidden/>
              </w:rPr>
            </w:r>
            <w:r w:rsidR="008F3A52">
              <w:rPr>
                <w:noProof/>
                <w:webHidden/>
              </w:rPr>
              <w:fldChar w:fldCharType="separate"/>
            </w:r>
            <w:r w:rsidR="009B2EE2">
              <w:rPr>
                <w:noProof/>
                <w:webHidden/>
              </w:rPr>
              <w:t>8</w:t>
            </w:r>
            <w:r w:rsidR="008F3A52">
              <w:rPr>
                <w:noProof/>
                <w:webHidden/>
              </w:rPr>
              <w:fldChar w:fldCharType="end"/>
            </w:r>
          </w:hyperlink>
        </w:p>
        <w:p w14:paraId="7ECB55AB" w14:textId="710CBBF4"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392" w:history="1">
            <w:r w:rsidR="008F3A52" w:rsidRPr="00313A6B">
              <w:rPr>
                <w:rStyle w:val="Hyperlink"/>
                <w:rFonts w:eastAsia="SimSun"/>
                <w:noProof/>
                <w:lang w:eastAsia="zh-CN"/>
              </w:rPr>
              <w:t>2.2 Main Decisions</w:t>
            </w:r>
            <w:r w:rsidR="008F3A52">
              <w:rPr>
                <w:noProof/>
                <w:webHidden/>
              </w:rPr>
              <w:tab/>
            </w:r>
            <w:r w:rsidR="008F3A52">
              <w:rPr>
                <w:noProof/>
                <w:webHidden/>
              </w:rPr>
              <w:fldChar w:fldCharType="begin"/>
            </w:r>
            <w:r w:rsidR="008F3A52">
              <w:rPr>
                <w:noProof/>
                <w:webHidden/>
              </w:rPr>
              <w:instrText xml:space="preserve"> PAGEREF _Toc232010392 \h </w:instrText>
            </w:r>
            <w:r w:rsidR="008F3A52">
              <w:rPr>
                <w:noProof/>
                <w:webHidden/>
              </w:rPr>
            </w:r>
            <w:r w:rsidR="008F3A52">
              <w:rPr>
                <w:noProof/>
                <w:webHidden/>
              </w:rPr>
              <w:fldChar w:fldCharType="separate"/>
            </w:r>
            <w:r w:rsidR="009B2EE2">
              <w:rPr>
                <w:noProof/>
                <w:webHidden/>
              </w:rPr>
              <w:t>9</w:t>
            </w:r>
            <w:r w:rsidR="008F3A52">
              <w:rPr>
                <w:noProof/>
                <w:webHidden/>
              </w:rPr>
              <w:fldChar w:fldCharType="end"/>
            </w:r>
          </w:hyperlink>
        </w:p>
        <w:p w14:paraId="59A28BBD" w14:textId="05433727"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393" w:history="1">
            <w:r w:rsidR="008F3A52" w:rsidRPr="00313A6B">
              <w:rPr>
                <w:rStyle w:val="Hyperlink"/>
                <w:rFonts w:eastAsia="SimSun"/>
                <w:noProof/>
                <w:lang w:eastAsia="zh-CN"/>
              </w:rPr>
              <w:t>2.3 Original Cost Objective</w:t>
            </w:r>
            <w:r w:rsidR="008F3A52">
              <w:rPr>
                <w:noProof/>
                <w:webHidden/>
              </w:rPr>
              <w:tab/>
            </w:r>
            <w:r w:rsidR="008F3A52">
              <w:rPr>
                <w:noProof/>
                <w:webHidden/>
              </w:rPr>
              <w:fldChar w:fldCharType="begin"/>
            </w:r>
            <w:r w:rsidR="008F3A52">
              <w:rPr>
                <w:noProof/>
                <w:webHidden/>
              </w:rPr>
              <w:instrText xml:space="preserve"> PAGEREF _Toc232010393 \h </w:instrText>
            </w:r>
            <w:r w:rsidR="008F3A52">
              <w:rPr>
                <w:noProof/>
                <w:webHidden/>
              </w:rPr>
            </w:r>
            <w:r w:rsidR="008F3A52">
              <w:rPr>
                <w:noProof/>
                <w:webHidden/>
              </w:rPr>
              <w:fldChar w:fldCharType="separate"/>
            </w:r>
            <w:r w:rsidR="009B2EE2">
              <w:rPr>
                <w:noProof/>
                <w:webHidden/>
              </w:rPr>
              <w:t>9</w:t>
            </w:r>
            <w:r w:rsidR="008F3A52">
              <w:rPr>
                <w:noProof/>
                <w:webHidden/>
              </w:rPr>
              <w:fldChar w:fldCharType="end"/>
            </w:r>
          </w:hyperlink>
        </w:p>
        <w:p w14:paraId="4BD7ACFF" w14:textId="7DB9C488"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394" w:history="1">
            <w:r w:rsidR="008F3A52" w:rsidRPr="00313A6B">
              <w:rPr>
                <w:rStyle w:val="Hyperlink"/>
                <w:rFonts w:eastAsia="SimSun"/>
                <w:noProof/>
                <w:lang w:eastAsia="zh-CN"/>
              </w:rPr>
              <w:t>2.4 Main Constraint Groups</w:t>
            </w:r>
            <w:r w:rsidR="008F3A52">
              <w:rPr>
                <w:noProof/>
                <w:webHidden/>
              </w:rPr>
              <w:tab/>
            </w:r>
            <w:r w:rsidR="008F3A52">
              <w:rPr>
                <w:noProof/>
                <w:webHidden/>
              </w:rPr>
              <w:fldChar w:fldCharType="begin"/>
            </w:r>
            <w:r w:rsidR="008F3A52">
              <w:rPr>
                <w:noProof/>
                <w:webHidden/>
              </w:rPr>
              <w:instrText xml:space="preserve"> PAGEREF _Toc232010394 \h </w:instrText>
            </w:r>
            <w:r w:rsidR="008F3A52">
              <w:rPr>
                <w:noProof/>
                <w:webHidden/>
              </w:rPr>
            </w:r>
            <w:r w:rsidR="008F3A52">
              <w:rPr>
                <w:noProof/>
                <w:webHidden/>
              </w:rPr>
              <w:fldChar w:fldCharType="separate"/>
            </w:r>
            <w:r w:rsidR="009B2EE2">
              <w:rPr>
                <w:noProof/>
                <w:webHidden/>
              </w:rPr>
              <w:t>10</w:t>
            </w:r>
            <w:r w:rsidR="008F3A52">
              <w:rPr>
                <w:noProof/>
                <w:webHidden/>
              </w:rPr>
              <w:fldChar w:fldCharType="end"/>
            </w:r>
          </w:hyperlink>
        </w:p>
        <w:p w14:paraId="2C149C96" w14:textId="003CB5D3"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395" w:history="1">
            <w:r w:rsidR="008F3A52" w:rsidRPr="00313A6B">
              <w:rPr>
                <w:rStyle w:val="Hyperlink"/>
                <w:rFonts w:eastAsia="SimSun"/>
                <w:noProof/>
                <w:lang w:eastAsia="zh-CN"/>
              </w:rPr>
              <w:t>2.5 Solution Approaches in the Reference Study</w:t>
            </w:r>
            <w:r w:rsidR="008F3A52">
              <w:rPr>
                <w:noProof/>
                <w:webHidden/>
              </w:rPr>
              <w:tab/>
            </w:r>
            <w:r w:rsidR="008F3A52">
              <w:rPr>
                <w:noProof/>
                <w:webHidden/>
              </w:rPr>
              <w:fldChar w:fldCharType="begin"/>
            </w:r>
            <w:r w:rsidR="008F3A52">
              <w:rPr>
                <w:noProof/>
                <w:webHidden/>
              </w:rPr>
              <w:instrText xml:space="preserve"> PAGEREF _Toc232010395 \h </w:instrText>
            </w:r>
            <w:r w:rsidR="008F3A52">
              <w:rPr>
                <w:noProof/>
                <w:webHidden/>
              </w:rPr>
            </w:r>
            <w:r w:rsidR="008F3A52">
              <w:rPr>
                <w:noProof/>
                <w:webHidden/>
              </w:rPr>
              <w:fldChar w:fldCharType="separate"/>
            </w:r>
            <w:r w:rsidR="009B2EE2">
              <w:rPr>
                <w:noProof/>
                <w:webHidden/>
              </w:rPr>
              <w:t>11</w:t>
            </w:r>
            <w:r w:rsidR="008F3A52">
              <w:rPr>
                <w:noProof/>
                <w:webHidden/>
              </w:rPr>
              <w:fldChar w:fldCharType="end"/>
            </w:r>
          </w:hyperlink>
        </w:p>
        <w:p w14:paraId="2DC7FA30" w14:textId="192A1B9B" w:rsidR="008F3A52" w:rsidRDefault="00000000">
          <w:pPr>
            <w:pStyle w:val="TOC1"/>
            <w:tabs>
              <w:tab w:val="right" w:leader="dot" w:pos="8630"/>
            </w:tabs>
            <w:rPr>
              <w:rFonts w:asciiTheme="minorHAnsi" w:eastAsiaTheme="minorEastAsia" w:hAnsiTheme="minorHAnsi" w:cstheme="minorBidi"/>
              <w:noProof/>
              <w:kern w:val="2"/>
              <w:lang w:eastAsia="zh-CN"/>
              <w14:ligatures w14:val="standardContextual"/>
            </w:rPr>
          </w:pPr>
          <w:hyperlink w:anchor="_Toc232010396" w:history="1">
            <w:r w:rsidR="008F3A52" w:rsidRPr="00313A6B">
              <w:rPr>
                <w:rStyle w:val="Hyperlink"/>
                <w:rFonts w:eastAsia="Calibri"/>
                <w:noProof/>
              </w:rPr>
              <w:t>CHAPTER 3. EMISSION-AWARE MULTI-OBJECTIVE EXTENSION</w:t>
            </w:r>
            <w:r w:rsidR="008F3A52">
              <w:rPr>
                <w:noProof/>
                <w:webHidden/>
              </w:rPr>
              <w:tab/>
            </w:r>
            <w:r w:rsidR="008F3A52">
              <w:rPr>
                <w:noProof/>
                <w:webHidden/>
              </w:rPr>
              <w:fldChar w:fldCharType="begin"/>
            </w:r>
            <w:r w:rsidR="008F3A52">
              <w:rPr>
                <w:noProof/>
                <w:webHidden/>
              </w:rPr>
              <w:instrText xml:space="preserve"> PAGEREF _Toc232010396 \h </w:instrText>
            </w:r>
            <w:r w:rsidR="008F3A52">
              <w:rPr>
                <w:noProof/>
                <w:webHidden/>
              </w:rPr>
            </w:r>
            <w:r w:rsidR="008F3A52">
              <w:rPr>
                <w:noProof/>
                <w:webHidden/>
              </w:rPr>
              <w:fldChar w:fldCharType="separate"/>
            </w:r>
            <w:r w:rsidR="009B2EE2">
              <w:rPr>
                <w:noProof/>
                <w:webHidden/>
              </w:rPr>
              <w:t>12</w:t>
            </w:r>
            <w:r w:rsidR="008F3A52">
              <w:rPr>
                <w:noProof/>
                <w:webHidden/>
              </w:rPr>
              <w:fldChar w:fldCharType="end"/>
            </w:r>
          </w:hyperlink>
        </w:p>
        <w:p w14:paraId="6BD5D927" w14:textId="4BE53FDA"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397" w:history="1">
            <w:r w:rsidR="008F3A52" w:rsidRPr="00313A6B">
              <w:rPr>
                <w:rStyle w:val="Hyperlink"/>
                <w:rFonts w:eastAsia="SimSun"/>
                <w:noProof/>
                <w:lang w:eastAsia="zh-CN"/>
              </w:rPr>
              <w:t>3.1 Extension Principle</w:t>
            </w:r>
            <w:r w:rsidR="008F3A52">
              <w:rPr>
                <w:noProof/>
                <w:webHidden/>
              </w:rPr>
              <w:tab/>
            </w:r>
            <w:r w:rsidR="008F3A52">
              <w:rPr>
                <w:noProof/>
                <w:webHidden/>
              </w:rPr>
              <w:fldChar w:fldCharType="begin"/>
            </w:r>
            <w:r w:rsidR="008F3A52">
              <w:rPr>
                <w:noProof/>
                <w:webHidden/>
              </w:rPr>
              <w:instrText xml:space="preserve"> PAGEREF _Toc232010397 \h </w:instrText>
            </w:r>
            <w:r w:rsidR="008F3A52">
              <w:rPr>
                <w:noProof/>
                <w:webHidden/>
              </w:rPr>
            </w:r>
            <w:r w:rsidR="008F3A52">
              <w:rPr>
                <w:noProof/>
                <w:webHidden/>
              </w:rPr>
              <w:fldChar w:fldCharType="separate"/>
            </w:r>
            <w:r w:rsidR="009B2EE2">
              <w:rPr>
                <w:noProof/>
                <w:webHidden/>
              </w:rPr>
              <w:t>12</w:t>
            </w:r>
            <w:r w:rsidR="008F3A52">
              <w:rPr>
                <w:noProof/>
                <w:webHidden/>
              </w:rPr>
              <w:fldChar w:fldCharType="end"/>
            </w:r>
          </w:hyperlink>
        </w:p>
        <w:p w14:paraId="05F8A595" w14:textId="140AB09E"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398" w:history="1">
            <w:r w:rsidR="008F3A52" w:rsidRPr="00313A6B">
              <w:rPr>
                <w:rStyle w:val="Hyperlink"/>
                <w:rFonts w:eastAsia="SimSun"/>
                <w:noProof/>
                <w:lang w:eastAsia="zh-CN"/>
              </w:rPr>
              <w:t>3.2 Dedicated vehicles Operational Emissions</w:t>
            </w:r>
            <w:r w:rsidR="008F3A52">
              <w:rPr>
                <w:noProof/>
                <w:webHidden/>
              </w:rPr>
              <w:tab/>
            </w:r>
            <w:r w:rsidR="008F3A52">
              <w:rPr>
                <w:noProof/>
                <w:webHidden/>
              </w:rPr>
              <w:fldChar w:fldCharType="begin"/>
            </w:r>
            <w:r w:rsidR="008F3A52">
              <w:rPr>
                <w:noProof/>
                <w:webHidden/>
              </w:rPr>
              <w:instrText xml:space="preserve"> PAGEREF _Toc232010398 \h </w:instrText>
            </w:r>
            <w:r w:rsidR="008F3A52">
              <w:rPr>
                <w:noProof/>
                <w:webHidden/>
              </w:rPr>
            </w:r>
            <w:r w:rsidR="008F3A52">
              <w:rPr>
                <w:noProof/>
                <w:webHidden/>
              </w:rPr>
              <w:fldChar w:fldCharType="separate"/>
            </w:r>
            <w:r w:rsidR="009B2EE2">
              <w:rPr>
                <w:noProof/>
                <w:webHidden/>
              </w:rPr>
              <w:t>13</w:t>
            </w:r>
            <w:r w:rsidR="008F3A52">
              <w:rPr>
                <w:noProof/>
                <w:webHidden/>
              </w:rPr>
              <w:fldChar w:fldCharType="end"/>
            </w:r>
          </w:hyperlink>
        </w:p>
        <w:p w14:paraId="2EF4F4B6" w14:textId="4E49EF6D"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399" w:history="1">
            <w:r w:rsidR="008F3A52" w:rsidRPr="00313A6B">
              <w:rPr>
                <w:rStyle w:val="Hyperlink"/>
                <w:rFonts w:eastAsia="SimSun"/>
                <w:noProof/>
                <w:lang w:eastAsia="zh-CN"/>
              </w:rPr>
              <w:t>3.3 Occasional drivers Incremental Emissions</w:t>
            </w:r>
            <w:r w:rsidR="008F3A52">
              <w:rPr>
                <w:noProof/>
                <w:webHidden/>
              </w:rPr>
              <w:tab/>
            </w:r>
            <w:r w:rsidR="008F3A52">
              <w:rPr>
                <w:noProof/>
                <w:webHidden/>
              </w:rPr>
              <w:fldChar w:fldCharType="begin"/>
            </w:r>
            <w:r w:rsidR="008F3A52">
              <w:rPr>
                <w:noProof/>
                <w:webHidden/>
              </w:rPr>
              <w:instrText xml:space="preserve"> PAGEREF _Toc232010399 \h </w:instrText>
            </w:r>
            <w:r w:rsidR="008F3A52">
              <w:rPr>
                <w:noProof/>
                <w:webHidden/>
              </w:rPr>
            </w:r>
            <w:r w:rsidR="008F3A52">
              <w:rPr>
                <w:noProof/>
                <w:webHidden/>
              </w:rPr>
              <w:fldChar w:fldCharType="separate"/>
            </w:r>
            <w:r w:rsidR="009B2EE2">
              <w:rPr>
                <w:noProof/>
                <w:webHidden/>
              </w:rPr>
              <w:t>13</w:t>
            </w:r>
            <w:r w:rsidR="008F3A52">
              <w:rPr>
                <w:noProof/>
                <w:webHidden/>
              </w:rPr>
              <w:fldChar w:fldCharType="end"/>
            </w:r>
          </w:hyperlink>
        </w:p>
        <w:p w14:paraId="065CAAB6" w14:textId="281A5565"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00" w:history="1">
            <w:r w:rsidR="008F3A52" w:rsidRPr="00313A6B">
              <w:rPr>
                <w:rStyle w:val="Hyperlink"/>
                <w:rFonts w:eastAsia="SimSun"/>
                <w:noProof/>
                <w:lang w:eastAsia="zh-CN"/>
              </w:rPr>
              <w:t>3.4 Total Emissions</w:t>
            </w:r>
            <w:r w:rsidR="008F3A52">
              <w:rPr>
                <w:noProof/>
                <w:webHidden/>
              </w:rPr>
              <w:tab/>
            </w:r>
            <w:r w:rsidR="008F3A52">
              <w:rPr>
                <w:noProof/>
                <w:webHidden/>
              </w:rPr>
              <w:fldChar w:fldCharType="begin"/>
            </w:r>
            <w:r w:rsidR="008F3A52">
              <w:rPr>
                <w:noProof/>
                <w:webHidden/>
              </w:rPr>
              <w:instrText xml:space="preserve"> PAGEREF _Toc232010400 \h </w:instrText>
            </w:r>
            <w:r w:rsidR="008F3A52">
              <w:rPr>
                <w:noProof/>
                <w:webHidden/>
              </w:rPr>
            </w:r>
            <w:r w:rsidR="008F3A52">
              <w:rPr>
                <w:noProof/>
                <w:webHidden/>
              </w:rPr>
              <w:fldChar w:fldCharType="separate"/>
            </w:r>
            <w:r w:rsidR="009B2EE2">
              <w:rPr>
                <w:noProof/>
                <w:webHidden/>
              </w:rPr>
              <w:t>14</w:t>
            </w:r>
            <w:r w:rsidR="008F3A52">
              <w:rPr>
                <w:noProof/>
                <w:webHidden/>
              </w:rPr>
              <w:fldChar w:fldCharType="end"/>
            </w:r>
          </w:hyperlink>
        </w:p>
        <w:p w14:paraId="2C0DAB43" w14:textId="7341462A"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01" w:history="1">
            <w:r w:rsidR="008F3A52" w:rsidRPr="00313A6B">
              <w:rPr>
                <w:rStyle w:val="Hyperlink"/>
                <w:rFonts w:eastAsia="SimSun"/>
                <w:noProof/>
                <w:lang w:eastAsia="zh-CN"/>
              </w:rPr>
              <w:t>3.5 Why Cost and Emissions Are Normalized</w:t>
            </w:r>
            <w:r w:rsidR="008F3A52">
              <w:rPr>
                <w:noProof/>
                <w:webHidden/>
              </w:rPr>
              <w:tab/>
            </w:r>
            <w:r w:rsidR="008F3A52">
              <w:rPr>
                <w:noProof/>
                <w:webHidden/>
              </w:rPr>
              <w:fldChar w:fldCharType="begin"/>
            </w:r>
            <w:r w:rsidR="008F3A52">
              <w:rPr>
                <w:noProof/>
                <w:webHidden/>
              </w:rPr>
              <w:instrText xml:space="preserve"> PAGEREF _Toc232010401 \h </w:instrText>
            </w:r>
            <w:r w:rsidR="008F3A52">
              <w:rPr>
                <w:noProof/>
                <w:webHidden/>
              </w:rPr>
            </w:r>
            <w:r w:rsidR="008F3A52">
              <w:rPr>
                <w:noProof/>
                <w:webHidden/>
              </w:rPr>
              <w:fldChar w:fldCharType="separate"/>
            </w:r>
            <w:r w:rsidR="009B2EE2">
              <w:rPr>
                <w:noProof/>
                <w:webHidden/>
              </w:rPr>
              <w:t>14</w:t>
            </w:r>
            <w:r w:rsidR="008F3A52">
              <w:rPr>
                <w:noProof/>
                <w:webHidden/>
              </w:rPr>
              <w:fldChar w:fldCharType="end"/>
            </w:r>
          </w:hyperlink>
        </w:p>
        <w:p w14:paraId="236FE416" w14:textId="338D5F84"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02" w:history="1">
            <w:r w:rsidR="008F3A52" w:rsidRPr="00313A6B">
              <w:rPr>
                <w:rStyle w:val="Hyperlink"/>
                <w:rFonts w:eastAsia="SimSun"/>
                <w:noProof/>
                <w:lang w:eastAsia="zh-CN"/>
              </w:rPr>
              <w:t>3.6 Empirical Boundary Anchors</w:t>
            </w:r>
            <w:r w:rsidR="008F3A52">
              <w:rPr>
                <w:noProof/>
                <w:webHidden/>
              </w:rPr>
              <w:tab/>
            </w:r>
            <w:r w:rsidR="008F3A52">
              <w:rPr>
                <w:noProof/>
                <w:webHidden/>
              </w:rPr>
              <w:fldChar w:fldCharType="begin"/>
            </w:r>
            <w:r w:rsidR="008F3A52">
              <w:rPr>
                <w:noProof/>
                <w:webHidden/>
              </w:rPr>
              <w:instrText xml:space="preserve"> PAGEREF _Toc232010402 \h </w:instrText>
            </w:r>
            <w:r w:rsidR="008F3A52">
              <w:rPr>
                <w:noProof/>
                <w:webHidden/>
              </w:rPr>
            </w:r>
            <w:r w:rsidR="008F3A52">
              <w:rPr>
                <w:noProof/>
                <w:webHidden/>
              </w:rPr>
              <w:fldChar w:fldCharType="separate"/>
            </w:r>
            <w:r w:rsidR="009B2EE2">
              <w:rPr>
                <w:noProof/>
                <w:webHidden/>
              </w:rPr>
              <w:t>14</w:t>
            </w:r>
            <w:r w:rsidR="008F3A52">
              <w:rPr>
                <w:noProof/>
                <w:webHidden/>
              </w:rPr>
              <w:fldChar w:fldCharType="end"/>
            </w:r>
          </w:hyperlink>
        </w:p>
        <w:p w14:paraId="168DE30E" w14:textId="07E8F31A"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03" w:history="1">
            <w:r w:rsidR="008F3A52" w:rsidRPr="00313A6B">
              <w:rPr>
                <w:rStyle w:val="Hyperlink"/>
                <w:rFonts w:eastAsia="SimSun"/>
                <w:noProof/>
                <w:lang w:eastAsia="zh-CN"/>
              </w:rPr>
              <w:t>3.7 Normalized Cost and Emissions</w:t>
            </w:r>
            <w:r w:rsidR="008F3A52">
              <w:rPr>
                <w:noProof/>
                <w:webHidden/>
              </w:rPr>
              <w:tab/>
            </w:r>
            <w:r w:rsidR="008F3A52">
              <w:rPr>
                <w:noProof/>
                <w:webHidden/>
              </w:rPr>
              <w:fldChar w:fldCharType="begin"/>
            </w:r>
            <w:r w:rsidR="008F3A52">
              <w:rPr>
                <w:noProof/>
                <w:webHidden/>
              </w:rPr>
              <w:instrText xml:space="preserve"> PAGEREF _Toc232010403 \h </w:instrText>
            </w:r>
            <w:r w:rsidR="008F3A52">
              <w:rPr>
                <w:noProof/>
                <w:webHidden/>
              </w:rPr>
            </w:r>
            <w:r w:rsidR="008F3A52">
              <w:rPr>
                <w:noProof/>
                <w:webHidden/>
              </w:rPr>
              <w:fldChar w:fldCharType="separate"/>
            </w:r>
            <w:r w:rsidR="009B2EE2">
              <w:rPr>
                <w:noProof/>
                <w:webHidden/>
              </w:rPr>
              <w:t>15</w:t>
            </w:r>
            <w:r w:rsidR="008F3A52">
              <w:rPr>
                <w:noProof/>
                <w:webHidden/>
              </w:rPr>
              <w:fldChar w:fldCharType="end"/>
            </w:r>
          </w:hyperlink>
        </w:p>
        <w:p w14:paraId="5C4C595D" w14:textId="674B78ED"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04" w:history="1">
            <w:r w:rsidR="008F3A52" w:rsidRPr="00313A6B">
              <w:rPr>
                <w:rStyle w:val="Hyperlink"/>
                <w:rFonts w:eastAsia="SimSun"/>
                <w:noProof/>
                <w:lang w:eastAsia="zh-CN"/>
              </w:rPr>
              <w:t>3.8 Weighted Scalar Objective</w:t>
            </w:r>
            <w:r w:rsidR="008F3A52">
              <w:rPr>
                <w:noProof/>
                <w:webHidden/>
              </w:rPr>
              <w:tab/>
            </w:r>
            <w:r w:rsidR="008F3A52">
              <w:rPr>
                <w:noProof/>
                <w:webHidden/>
              </w:rPr>
              <w:fldChar w:fldCharType="begin"/>
            </w:r>
            <w:r w:rsidR="008F3A52">
              <w:rPr>
                <w:noProof/>
                <w:webHidden/>
              </w:rPr>
              <w:instrText xml:space="preserve"> PAGEREF _Toc232010404 \h </w:instrText>
            </w:r>
            <w:r w:rsidR="008F3A52">
              <w:rPr>
                <w:noProof/>
                <w:webHidden/>
              </w:rPr>
            </w:r>
            <w:r w:rsidR="008F3A52">
              <w:rPr>
                <w:noProof/>
                <w:webHidden/>
              </w:rPr>
              <w:fldChar w:fldCharType="separate"/>
            </w:r>
            <w:r w:rsidR="009B2EE2">
              <w:rPr>
                <w:noProof/>
                <w:webHidden/>
              </w:rPr>
              <w:t>16</w:t>
            </w:r>
            <w:r w:rsidR="008F3A52">
              <w:rPr>
                <w:noProof/>
                <w:webHidden/>
              </w:rPr>
              <w:fldChar w:fldCharType="end"/>
            </w:r>
          </w:hyperlink>
        </w:p>
        <w:p w14:paraId="780D3759" w14:textId="0829B329"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05" w:history="1">
            <w:r w:rsidR="008F3A52" w:rsidRPr="00313A6B">
              <w:rPr>
                <w:rStyle w:val="Hyperlink"/>
                <w:rFonts w:eastAsia="SimSun"/>
                <w:noProof/>
                <w:lang w:eastAsia="zh-CN"/>
              </w:rPr>
              <w:t>3.9 Numerical Safeguard for Negative Normalized Values</w:t>
            </w:r>
            <w:r w:rsidR="008F3A52">
              <w:rPr>
                <w:noProof/>
                <w:webHidden/>
              </w:rPr>
              <w:tab/>
            </w:r>
            <w:r w:rsidR="008F3A52">
              <w:rPr>
                <w:noProof/>
                <w:webHidden/>
              </w:rPr>
              <w:fldChar w:fldCharType="begin"/>
            </w:r>
            <w:r w:rsidR="008F3A52">
              <w:rPr>
                <w:noProof/>
                <w:webHidden/>
              </w:rPr>
              <w:instrText xml:space="preserve"> PAGEREF _Toc232010405 \h </w:instrText>
            </w:r>
            <w:r w:rsidR="008F3A52">
              <w:rPr>
                <w:noProof/>
                <w:webHidden/>
              </w:rPr>
            </w:r>
            <w:r w:rsidR="008F3A52">
              <w:rPr>
                <w:noProof/>
                <w:webHidden/>
              </w:rPr>
              <w:fldChar w:fldCharType="separate"/>
            </w:r>
            <w:r w:rsidR="009B2EE2">
              <w:rPr>
                <w:noProof/>
                <w:webHidden/>
              </w:rPr>
              <w:t>16</w:t>
            </w:r>
            <w:r w:rsidR="008F3A52">
              <w:rPr>
                <w:noProof/>
                <w:webHidden/>
              </w:rPr>
              <w:fldChar w:fldCharType="end"/>
            </w:r>
          </w:hyperlink>
        </w:p>
        <w:p w14:paraId="2E11471F" w14:textId="79500F0E"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06" w:history="1">
            <w:r w:rsidR="008F3A52" w:rsidRPr="00313A6B">
              <w:rPr>
                <w:rStyle w:val="Hyperlink"/>
                <w:rFonts w:eastAsia="SimSun"/>
                <w:noProof/>
                <w:lang w:eastAsia="zh-CN"/>
              </w:rPr>
              <w:t>3.10 Modeling Assumptions</w:t>
            </w:r>
            <w:r w:rsidR="008F3A52">
              <w:rPr>
                <w:noProof/>
                <w:webHidden/>
              </w:rPr>
              <w:tab/>
            </w:r>
            <w:r w:rsidR="008F3A52">
              <w:rPr>
                <w:noProof/>
                <w:webHidden/>
              </w:rPr>
              <w:fldChar w:fldCharType="begin"/>
            </w:r>
            <w:r w:rsidR="008F3A52">
              <w:rPr>
                <w:noProof/>
                <w:webHidden/>
              </w:rPr>
              <w:instrText xml:space="preserve"> PAGEREF _Toc232010406 \h </w:instrText>
            </w:r>
            <w:r w:rsidR="008F3A52">
              <w:rPr>
                <w:noProof/>
                <w:webHidden/>
              </w:rPr>
            </w:r>
            <w:r w:rsidR="008F3A52">
              <w:rPr>
                <w:noProof/>
                <w:webHidden/>
              </w:rPr>
              <w:fldChar w:fldCharType="separate"/>
            </w:r>
            <w:r w:rsidR="009B2EE2">
              <w:rPr>
                <w:noProof/>
                <w:webHidden/>
              </w:rPr>
              <w:t>17</w:t>
            </w:r>
            <w:r w:rsidR="008F3A52">
              <w:rPr>
                <w:noProof/>
                <w:webHidden/>
              </w:rPr>
              <w:fldChar w:fldCharType="end"/>
            </w:r>
          </w:hyperlink>
        </w:p>
        <w:p w14:paraId="67E2386A" w14:textId="381671C4" w:rsidR="008F3A52" w:rsidRDefault="00000000">
          <w:pPr>
            <w:pStyle w:val="TOC1"/>
            <w:tabs>
              <w:tab w:val="right" w:leader="dot" w:pos="8630"/>
            </w:tabs>
            <w:rPr>
              <w:rFonts w:asciiTheme="minorHAnsi" w:eastAsiaTheme="minorEastAsia" w:hAnsiTheme="minorHAnsi" w:cstheme="minorBidi"/>
              <w:noProof/>
              <w:kern w:val="2"/>
              <w:lang w:eastAsia="zh-CN"/>
              <w14:ligatures w14:val="standardContextual"/>
            </w:rPr>
          </w:pPr>
          <w:hyperlink w:anchor="_Toc232010407" w:history="1">
            <w:r w:rsidR="008F3A52" w:rsidRPr="00313A6B">
              <w:rPr>
                <w:rStyle w:val="Hyperlink"/>
                <w:rFonts w:eastAsia="Calibri"/>
                <w:noProof/>
              </w:rPr>
              <w:t>CHAPTER 4. SOLUTION FRAMEWORK AND RELIABILITY GATES</w:t>
            </w:r>
            <w:r w:rsidR="008F3A52">
              <w:rPr>
                <w:noProof/>
                <w:webHidden/>
              </w:rPr>
              <w:tab/>
            </w:r>
            <w:r w:rsidR="008F3A52">
              <w:rPr>
                <w:noProof/>
                <w:webHidden/>
              </w:rPr>
              <w:fldChar w:fldCharType="begin"/>
            </w:r>
            <w:r w:rsidR="008F3A52">
              <w:rPr>
                <w:noProof/>
                <w:webHidden/>
              </w:rPr>
              <w:instrText xml:space="preserve"> PAGEREF _Toc232010407 \h </w:instrText>
            </w:r>
            <w:r w:rsidR="008F3A52">
              <w:rPr>
                <w:noProof/>
                <w:webHidden/>
              </w:rPr>
            </w:r>
            <w:r w:rsidR="008F3A52">
              <w:rPr>
                <w:noProof/>
                <w:webHidden/>
              </w:rPr>
              <w:fldChar w:fldCharType="separate"/>
            </w:r>
            <w:r w:rsidR="009B2EE2">
              <w:rPr>
                <w:noProof/>
                <w:webHidden/>
              </w:rPr>
              <w:t>18</w:t>
            </w:r>
            <w:r w:rsidR="008F3A52">
              <w:rPr>
                <w:noProof/>
                <w:webHidden/>
              </w:rPr>
              <w:fldChar w:fldCharType="end"/>
            </w:r>
          </w:hyperlink>
        </w:p>
        <w:p w14:paraId="6C9B37A3" w14:textId="290EF859"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08" w:history="1">
            <w:r w:rsidR="008F3A52" w:rsidRPr="00313A6B">
              <w:rPr>
                <w:rStyle w:val="Hyperlink"/>
                <w:rFonts w:eastAsia="SimSun"/>
                <w:noProof/>
                <w:lang w:eastAsia="zh-CN"/>
              </w:rPr>
              <w:t>4.1 Methodological Source</w:t>
            </w:r>
            <w:r w:rsidR="008F3A52" w:rsidRPr="00313A6B">
              <w:rPr>
                <w:rStyle w:val="Hyperlink"/>
                <w:rFonts w:eastAsiaTheme="majorEastAsia"/>
                <w:noProof/>
                <w:lang w:val="vi-VN"/>
              </w:rPr>
              <w:t xml:space="preserve"> and </w:t>
            </w:r>
            <w:r w:rsidR="008F3A52" w:rsidRPr="00313A6B">
              <w:rPr>
                <w:rStyle w:val="Hyperlink"/>
                <w:rFonts w:eastAsia="SimSun"/>
                <w:noProof/>
                <w:lang w:eastAsia="zh-CN"/>
              </w:rPr>
              <w:t>Exact Formulation</w:t>
            </w:r>
            <w:r w:rsidR="008F3A52">
              <w:rPr>
                <w:noProof/>
                <w:webHidden/>
              </w:rPr>
              <w:tab/>
            </w:r>
            <w:r w:rsidR="008F3A52">
              <w:rPr>
                <w:noProof/>
                <w:webHidden/>
              </w:rPr>
              <w:fldChar w:fldCharType="begin"/>
            </w:r>
            <w:r w:rsidR="008F3A52">
              <w:rPr>
                <w:noProof/>
                <w:webHidden/>
              </w:rPr>
              <w:instrText xml:space="preserve"> PAGEREF _Toc232010408 \h </w:instrText>
            </w:r>
            <w:r w:rsidR="008F3A52">
              <w:rPr>
                <w:noProof/>
                <w:webHidden/>
              </w:rPr>
            </w:r>
            <w:r w:rsidR="008F3A52">
              <w:rPr>
                <w:noProof/>
                <w:webHidden/>
              </w:rPr>
              <w:fldChar w:fldCharType="separate"/>
            </w:r>
            <w:r w:rsidR="009B2EE2">
              <w:rPr>
                <w:noProof/>
                <w:webHidden/>
              </w:rPr>
              <w:t>18</w:t>
            </w:r>
            <w:r w:rsidR="008F3A52">
              <w:rPr>
                <w:noProof/>
                <w:webHidden/>
              </w:rPr>
              <w:fldChar w:fldCharType="end"/>
            </w:r>
          </w:hyperlink>
        </w:p>
        <w:p w14:paraId="19B24F18" w14:textId="281F76B4"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09" w:history="1">
            <w:r w:rsidR="008F3A52" w:rsidRPr="00313A6B">
              <w:rPr>
                <w:rStyle w:val="Hyperlink"/>
                <w:rFonts w:eastAsia="SimSun"/>
                <w:noProof/>
                <w:lang w:eastAsia="zh-CN"/>
              </w:rPr>
              <w:t>4.2 ALNS Workflow</w:t>
            </w:r>
            <w:r w:rsidR="008F3A52">
              <w:rPr>
                <w:noProof/>
                <w:webHidden/>
              </w:rPr>
              <w:tab/>
            </w:r>
            <w:r w:rsidR="008F3A52">
              <w:rPr>
                <w:noProof/>
                <w:webHidden/>
              </w:rPr>
              <w:fldChar w:fldCharType="begin"/>
            </w:r>
            <w:r w:rsidR="008F3A52">
              <w:rPr>
                <w:noProof/>
                <w:webHidden/>
              </w:rPr>
              <w:instrText xml:space="preserve"> PAGEREF _Toc232010409 \h </w:instrText>
            </w:r>
            <w:r w:rsidR="008F3A52">
              <w:rPr>
                <w:noProof/>
                <w:webHidden/>
              </w:rPr>
            </w:r>
            <w:r w:rsidR="008F3A52">
              <w:rPr>
                <w:noProof/>
                <w:webHidden/>
              </w:rPr>
              <w:fldChar w:fldCharType="separate"/>
            </w:r>
            <w:r w:rsidR="009B2EE2">
              <w:rPr>
                <w:noProof/>
                <w:webHidden/>
              </w:rPr>
              <w:t>18</w:t>
            </w:r>
            <w:r w:rsidR="008F3A52">
              <w:rPr>
                <w:noProof/>
                <w:webHidden/>
              </w:rPr>
              <w:fldChar w:fldCharType="end"/>
            </w:r>
          </w:hyperlink>
        </w:p>
        <w:p w14:paraId="68910E54" w14:textId="21F6CC8E"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10" w:history="1">
            <w:r w:rsidR="008F3A52" w:rsidRPr="00313A6B">
              <w:rPr>
                <w:rStyle w:val="Hyperlink"/>
                <w:rFonts w:eastAsia="SimSun"/>
                <w:noProof/>
                <w:lang w:eastAsia="zh-CN"/>
              </w:rPr>
              <w:t>4.3 Initial Solution Construction</w:t>
            </w:r>
            <w:r w:rsidR="008F3A52">
              <w:rPr>
                <w:noProof/>
                <w:webHidden/>
              </w:rPr>
              <w:tab/>
            </w:r>
            <w:r w:rsidR="008F3A52">
              <w:rPr>
                <w:noProof/>
                <w:webHidden/>
              </w:rPr>
              <w:fldChar w:fldCharType="begin"/>
            </w:r>
            <w:r w:rsidR="008F3A52">
              <w:rPr>
                <w:noProof/>
                <w:webHidden/>
              </w:rPr>
              <w:instrText xml:space="preserve"> PAGEREF _Toc232010410 \h </w:instrText>
            </w:r>
            <w:r w:rsidR="008F3A52">
              <w:rPr>
                <w:noProof/>
                <w:webHidden/>
              </w:rPr>
            </w:r>
            <w:r w:rsidR="008F3A52">
              <w:rPr>
                <w:noProof/>
                <w:webHidden/>
              </w:rPr>
              <w:fldChar w:fldCharType="separate"/>
            </w:r>
            <w:r w:rsidR="009B2EE2">
              <w:rPr>
                <w:noProof/>
                <w:webHidden/>
              </w:rPr>
              <w:t>20</w:t>
            </w:r>
            <w:r w:rsidR="008F3A52">
              <w:rPr>
                <w:noProof/>
                <w:webHidden/>
              </w:rPr>
              <w:fldChar w:fldCharType="end"/>
            </w:r>
          </w:hyperlink>
        </w:p>
        <w:p w14:paraId="1FDF98B7" w14:textId="1644E464"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11" w:history="1">
            <w:r w:rsidR="008F3A52" w:rsidRPr="00313A6B">
              <w:rPr>
                <w:rStyle w:val="Hyperlink"/>
                <w:rFonts w:eastAsia="SimSun"/>
                <w:noProof/>
                <w:lang w:eastAsia="zh-CN"/>
              </w:rPr>
              <w:t>4.4 Destroy, Repair, and Local Search</w:t>
            </w:r>
            <w:r w:rsidR="008F3A52">
              <w:rPr>
                <w:noProof/>
                <w:webHidden/>
              </w:rPr>
              <w:tab/>
            </w:r>
            <w:r w:rsidR="008F3A52">
              <w:rPr>
                <w:noProof/>
                <w:webHidden/>
              </w:rPr>
              <w:fldChar w:fldCharType="begin"/>
            </w:r>
            <w:r w:rsidR="008F3A52">
              <w:rPr>
                <w:noProof/>
                <w:webHidden/>
              </w:rPr>
              <w:instrText xml:space="preserve"> PAGEREF _Toc232010411 \h </w:instrText>
            </w:r>
            <w:r w:rsidR="008F3A52">
              <w:rPr>
                <w:noProof/>
                <w:webHidden/>
              </w:rPr>
            </w:r>
            <w:r w:rsidR="008F3A52">
              <w:rPr>
                <w:noProof/>
                <w:webHidden/>
              </w:rPr>
              <w:fldChar w:fldCharType="separate"/>
            </w:r>
            <w:r w:rsidR="009B2EE2">
              <w:rPr>
                <w:noProof/>
                <w:webHidden/>
              </w:rPr>
              <w:t>20</w:t>
            </w:r>
            <w:r w:rsidR="008F3A52">
              <w:rPr>
                <w:noProof/>
                <w:webHidden/>
              </w:rPr>
              <w:fldChar w:fldCharType="end"/>
            </w:r>
          </w:hyperlink>
        </w:p>
        <w:p w14:paraId="5FF2630B" w14:textId="063A5505"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12" w:history="1">
            <w:r w:rsidR="008F3A52" w:rsidRPr="00313A6B">
              <w:rPr>
                <w:rStyle w:val="Hyperlink"/>
                <w:rFonts w:eastAsia="SimSun"/>
                <w:noProof/>
                <w:lang w:eastAsia="zh-CN"/>
              </w:rPr>
              <w:t>4.5 Adaptive Operator Weights</w:t>
            </w:r>
            <w:r w:rsidR="008F3A52">
              <w:rPr>
                <w:noProof/>
                <w:webHidden/>
              </w:rPr>
              <w:tab/>
            </w:r>
            <w:r w:rsidR="008F3A52">
              <w:rPr>
                <w:noProof/>
                <w:webHidden/>
              </w:rPr>
              <w:fldChar w:fldCharType="begin"/>
            </w:r>
            <w:r w:rsidR="008F3A52">
              <w:rPr>
                <w:noProof/>
                <w:webHidden/>
              </w:rPr>
              <w:instrText xml:space="preserve"> PAGEREF _Toc232010412 \h </w:instrText>
            </w:r>
            <w:r w:rsidR="008F3A52">
              <w:rPr>
                <w:noProof/>
                <w:webHidden/>
              </w:rPr>
            </w:r>
            <w:r w:rsidR="008F3A52">
              <w:rPr>
                <w:noProof/>
                <w:webHidden/>
              </w:rPr>
              <w:fldChar w:fldCharType="separate"/>
            </w:r>
            <w:r w:rsidR="009B2EE2">
              <w:rPr>
                <w:noProof/>
                <w:webHidden/>
              </w:rPr>
              <w:t>21</w:t>
            </w:r>
            <w:r w:rsidR="008F3A52">
              <w:rPr>
                <w:noProof/>
                <w:webHidden/>
              </w:rPr>
              <w:fldChar w:fldCharType="end"/>
            </w:r>
          </w:hyperlink>
        </w:p>
        <w:p w14:paraId="70CE9088" w14:textId="4B786B7D"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13" w:history="1">
            <w:r w:rsidR="008F3A52" w:rsidRPr="00313A6B">
              <w:rPr>
                <w:rStyle w:val="Hyperlink"/>
                <w:rFonts w:eastAsia="SimSun"/>
                <w:noProof/>
                <w:lang w:eastAsia="zh-CN"/>
              </w:rPr>
              <w:t>4.6 Simulated Annealing Acceptance</w:t>
            </w:r>
            <w:r w:rsidR="008F3A52">
              <w:rPr>
                <w:noProof/>
                <w:webHidden/>
              </w:rPr>
              <w:tab/>
            </w:r>
            <w:r w:rsidR="008F3A52">
              <w:rPr>
                <w:noProof/>
                <w:webHidden/>
              </w:rPr>
              <w:fldChar w:fldCharType="begin"/>
            </w:r>
            <w:r w:rsidR="008F3A52">
              <w:rPr>
                <w:noProof/>
                <w:webHidden/>
              </w:rPr>
              <w:instrText xml:space="preserve"> PAGEREF _Toc232010413 \h </w:instrText>
            </w:r>
            <w:r w:rsidR="008F3A52">
              <w:rPr>
                <w:noProof/>
                <w:webHidden/>
              </w:rPr>
            </w:r>
            <w:r w:rsidR="008F3A52">
              <w:rPr>
                <w:noProof/>
                <w:webHidden/>
              </w:rPr>
              <w:fldChar w:fldCharType="separate"/>
            </w:r>
            <w:r w:rsidR="009B2EE2">
              <w:rPr>
                <w:noProof/>
                <w:webHidden/>
              </w:rPr>
              <w:t>22</w:t>
            </w:r>
            <w:r w:rsidR="008F3A52">
              <w:rPr>
                <w:noProof/>
                <w:webHidden/>
              </w:rPr>
              <w:fldChar w:fldCharType="end"/>
            </w:r>
          </w:hyperlink>
        </w:p>
        <w:p w14:paraId="3F8BB50E" w14:textId="2582F28B"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14" w:history="1">
            <w:r w:rsidR="008F3A52" w:rsidRPr="00313A6B">
              <w:rPr>
                <w:rStyle w:val="Hyperlink"/>
                <w:rFonts w:eastAsia="SimSun"/>
                <w:noProof/>
                <w:lang w:eastAsia="zh-CN"/>
              </w:rPr>
              <w:t>4.7 Fidelity and Feasibility Gates</w:t>
            </w:r>
            <w:r w:rsidR="008F3A52">
              <w:rPr>
                <w:noProof/>
                <w:webHidden/>
              </w:rPr>
              <w:tab/>
            </w:r>
            <w:r w:rsidR="008F3A52">
              <w:rPr>
                <w:noProof/>
                <w:webHidden/>
              </w:rPr>
              <w:fldChar w:fldCharType="begin"/>
            </w:r>
            <w:r w:rsidR="008F3A52">
              <w:rPr>
                <w:noProof/>
                <w:webHidden/>
              </w:rPr>
              <w:instrText xml:space="preserve"> PAGEREF _Toc232010414 \h </w:instrText>
            </w:r>
            <w:r w:rsidR="008F3A52">
              <w:rPr>
                <w:noProof/>
                <w:webHidden/>
              </w:rPr>
            </w:r>
            <w:r w:rsidR="008F3A52">
              <w:rPr>
                <w:noProof/>
                <w:webHidden/>
              </w:rPr>
              <w:fldChar w:fldCharType="separate"/>
            </w:r>
            <w:r w:rsidR="009B2EE2">
              <w:rPr>
                <w:noProof/>
                <w:webHidden/>
              </w:rPr>
              <w:t>22</w:t>
            </w:r>
            <w:r w:rsidR="008F3A52">
              <w:rPr>
                <w:noProof/>
                <w:webHidden/>
              </w:rPr>
              <w:fldChar w:fldCharType="end"/>
            </w:r>
          </w:hyperlink>
        </w:p>
        <w:p w14:paraId="6DADB978" w14:textId="1F516A38"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15" w:history="1">
            <w:r w:rsidR="008F3A52" w:rsidRPr="00313A6B">
              <w:rPr>
                <w:rStyle w:val="Hyperlink"/>
                <w:rFonts w:eastAsia="SimSun"/>
                <w:noProof/>
                <w:lang w:eastAsia="zh-CN"/>
              </w:rPr>
              <w:t>4.8 Feasibility-Consistency Correction and Final Rerun</w:t>
            </w:r>
            <w:r w:rsidR="008F3A52">
              <w:rPr>
                <w:noProof/>
                <w:webHidden/>
              </w:rPr>
              <w:tab/>
            </w:r>
            <w:r w:rsidR="008F3A52">
              <w:rPr>
                <w:noProof/>
                <w:webHidden/>
              </w:rPr>
              <w:fldChar w:fldCharType="begin"/>
            </w:r>
            <w:r w:rsidR="008F3A52">
              <w:rPr>
                <w:noProof/>
                <w:webHidden/>
              </w:rPr>
              <w:instrText xml:space="preserve"> PAGEREF _Toc232010415 \h </w:instrText>
            </w:r>
            <w:r w:rsidR="008F3A52">
              <w:rPr>
                <w:noProof/>
                <w:webHidden/>
              </w:rPr>
            </w:r>
            <w:r w:rsidR="008F3A52">
              <w:rPr>
                <w:noProof/>
                <w:webHidden/>
              </w:rPr>
              <w:fldChar w:fldCharType="separate"/>
            </w:r>
            <w:r w:rsidR="009B2EE2">
              <w:rPr>
                <w:noProof/>
                <w:webHidden/>
              </w:rPr>
              <w:t>23</w:t>
            </w:r>
            <w:r w:rsidR="008F3A52">
              <w:rPr>
                <w:noProof/>
                <w:webHidden/>
              </w:rPr>
              <w:fldChar w:fldCharType="end"/>
            </w:r>
          </w:hyperlink>
        </w:p>
        <w:p w14:paraId="3CB11333" w14:textId="5AE3E52B" w:rsidR="008F3A52" w:rsidRDefault="00000000">
          <w:pPr>
            <w:pStyle w:val="TOC1"/>
            <w:tabs>
              <w:tab w:val="right" w:leader="dot" w:pos="8630"/>
            </w:tabs>
            <w:rPr>
              <w:rFonts w:asciiTheme="minorHAnsi" w:eastAsiaTheme="minorEastAsia" w:hAnsiTheme="minorHAnsi" w:cstheme="minorBidi"/>
              <w:noProof/>
              <w:kern w:val="2"/>
              <w:lang w:eastAsia="zh-CN"/>
              <w14:ligatures w14:val="standardContextual"/>
            </w:rPr>
          </w:pPr>
          <w:hyperlink w:anchor="_Toc232010416" w:history="1">
            <w:r w:rsidR="008F3A52" w:rsidRPr="00313A6B">
              <w:rPr>
                <w:rStyle w:val="Hyperlink"/>
                <w:rFonts w:eastAsia="Calibri"/>
                <w:noProof/>
              </w:rPr>
              <w:t>CHAPTER 5. BENCHMARK CONSTRUCTION AND EXPERIMENTAL DESIGN</w:t>
            </w:r>
            <w:r w:rsidR="008F3A52">
              <w:rPr>
                <w:noProof/>
                <w:webHidden/>
              </w:rPr>
              <w:tab/>
            </w:r>
            <w:r w:rsidR="008F3A52">
              <w:rPr>
                <w:noProof/>
                <w:webHidden/>
              </w:rPr>
              <w:fldChar w:fldCharType="begin"/>
            </w:r>
            <w:r w:rsidR="008F3A52">
              <w:rPr>
                <w:noProof/>
                <w:webHidden/>
              </w:rPr>
              <w:instrText xml:space="preserve"> PAGEREF _Toc232010416 \h </w:instrText>
            </w:r>
            <w:r w:rsidR="008F3A52">
              <w:rPr>
                <w:noProof/>
                <w:webHidden/>
              </w:rPr>
            </w:r>
            <w:r w:rsidR="008F3A52">
              <w:rPr>
                <w:noProof/>
                <w:webHidden/>
              </w:rPr>
              <w:fldChar w:fldCharType="separate"/>
            </w:r>
            <w:r w:rsidR="009B2EE2">
              <w:rPr>
                <w:noProof/>
                <w:webHidden/>
              </w:rPr>
              <w:t>24</w:t>
            </w:r>
            <w:r w:rsidR="008F3A52">
              <w:rPr>
                <w:noProof/>
                <w:webHidden/>
              </w:rPr>
              <w:fldChar w:fldCharType="end"/>
            </w:r>
          </w:hyperlink>
        </w:p>
        <w:p w14:paraId="703A66DD" w14:textId="471742F8"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17" w:history="1">
            <w:r w:rsidR="008F3A52" w:rsidRPr="00313A6B">
              <w:rPr>
                <w:rStyle w:val="Hyperlink"/>
                <w:rFonts w:eastAsia="SimSun"/>
                <w:noProof/>
                <w:lang w:eastAsia="zh-CN"/>
              </w:rPr>
              <w:t>5.1 Source Data and Derived Benchmark Instances</w:t>
            </w:r>
            <w:r w:rsidR="008F3A52">
              <w:rPr>
                <w:noProof/>
                <w:webHidden/>
              </w:rPr>
              <w:tab/>
            </w:r>
            <w:r w:rsidR="008F3A52">
              <w:rPr>
                <w:noProof/>
                <w:webHidden/>
              </w:rPr>
              <w:fldChar w:fldCharType="begin"/>
            </w:r>
            <w:r w:rsidR="008F3A52">
              <w:rPr>
                <w:noProof/>
                <w:webHidden/>
              </w:rPr>
              <w:instrText xml:space="preserve"> PAGEREF _Toc232010417 \h </w:instrText>
            </w:r>
            <w:r w:rsidR="008F3A52">
              <w:rPr>
                <w:noProof/>
                <w:webHidden/>
              </w:rPr>
            </w:r>
            <w:r w:rsidR="008F3A52">
              <w:rPr>
                <w:noProof/>
                <w:webHidden/>
              </w:rPr>
              <w:fldChar w:fldCharType="separate"/>
            </w:r>
            <w:r w:rsidR="009B2EE2">
              <w:rPr>
                <w:noProof/>
                <w:webHidden/>
              </w:rPr>
              <w:t>24</w:t>
            </w:r>
            <w:r w:rsidR="008F3A52">
              <w:rPr>
                <w:noProof/>
                <w:webHidden/>
              </w:rPr>
              <w:fldChar w:fldCharType="end"/>
            </w:r>
          </w:hyperlink>
        </w:p>
        <w:p w14:paraId="0B89163D" w14:textId="240408E9"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18" w:history="1">
            <w:r w:rsidR="008F3A52" w:rsidRPr="00313A6B">
              <w:rPr>
                <w:rStyle w:val="Hyperlink"/>
                <w:rFonts w:eastAsia="SimSun"/>
                <w:noProof/>
                <w:lang w:eastAsia="zh-CN"/>
              </w:rPr>
              <w:t>5.2 Final ALNS</w:t>
            </w:r>
            <w:r w:rsidR="008F3A52" w:rsidRPr="00313A6B">
              <w:rPr>
                <w:rStyle w:val="Hyperlink"/>
                <w:rFonts w:eastAsia="SimSun"/>
                <w:noProof/>
                <w:lang w:val="vi-VN" w:eastAsia="zh-CN"/>
              </w:rPr>
              <w:t xml:space="preserve"> Production</w:t>
            </w:r>
            <w:r w:rsidR="008F3A52" w:rsidRPr="00313A6B">
              <w:rPr>
                <w:rStyle w:val="Hyperlink"/>
                <w:rFonts w:eastAsia="SimSun"/>
                <w:noProof/>
                <w:lang w:eastAsia="zh-CN"/>
              </w:rPr>
              <w:t xml:space="preserve"> Matrix</w:t>
            </w:r>
            <w:r w:rsidR="008F3A52">
              <w:rPr>
                <w:noProof/>
                <w:webHidden/>
              </w:rPr>
              <w:tab/>
            </w:r>
            <w:r w:rsidR="008F3A52">
              <w:rPr>
                <w:noProof/>
                <w:webHidden/>
              </w:rPr>
              <w:fldChar w:fldCharType="begin"/>
            </w:r>
            <w:r w:rsidR="008F3A52">
              <w:rPr>
                <w:noProof/>
                <w:webHidden/>
              </w:rPr>
              <w:instrText xml:space="preserve"> PAGEREF _Toc232010418 \h </w:instrText>
            </w:r>
            <w:r w:rsidR="008F3A52">
              <w:rPr>
                <w:noProof/>
                <w:webHidden/>
              </w:rPr>
            </w:r>
            <w:r w:rsidR="008F3A52">
              <w:rPr>
                <w:noProof/>
                <w:webHidden/>
              </w:rPr>
              <w:fldChar w:fldCharType="separate"/>
            </w:r>
            <w:r w:rsidR="009B2EE2">
              <w:rPr>
                <w:noProof/>
                <w:webHidden/>
              </w:rPr>
              <w:t>25</w:t>
            </w:r>
            <w:r w:rsidR="008F3A52">
              <w:rPr>
                <w:noProof/>
                <w:webHidden/>
              </w:rPr>
              <w:fldChar w:fldCharType="end"/>
            </w:r>
          </w:hyperlink>
        </w:p>
        <w:p w14:paraId="2526CFA5" w14:textId="4AB82D53"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19" w:history="1">
            <w:r w:rsidR="008F3A52" w:rsidRPr="00313A6B">
              <w:rPr>
                <w:rStyle w:val="Hyperlink"/>
                <w:rFonts w:eastAsia="SimSun"/>
                <w:noProof/>
                <w:lang w:eastAsia="zh-CN"/>
              </w:rPr>
              <w:t>5.3 Normalization Anchor Generation</w:t>
            </w:r>
            <w:r w:rsidR="008F3A52">
              <w:rPr>
                <w:noProof/>
                <w:webHidden/>
              </w:rPr>
              <w:tab/>
            </w:r>
            <w:r w:rsidR="008F3A52">
              <w:rPr>
                <w:noProof/>
                <w:webHidden/>
              </w:rPr>
              <w:fldChar w:fldCharType="begin"/>
            </w:r>
            <w:r w:rsidR="008F3A52">
              <w:rPr>
                <w:noProof/>
                <w:webHidden/>
              </w:rPr>
              <w:instrText xml:space="preserve"> PAGEREF _Toc232010419 \h </w:instrText>
            </w:r>
            <w:r w:rsidR="008F3A52">
              <w:rPr>
                <w:noProof/>
                <w:webHidden/>
              </w:rPr>
            </w:r>
            <w:r w:rsidR="008F3A52">
              <w:rPr>
                <w:noProof/>
                <w:webHidden/>
              </w:rPr>
              <w:fldChar w:fldCharType="separate"/>
            </w:r>
            <w:r w:rsidR="009B2EE2">
              <w:rPr>
                <w:noProof/>
                <w:webHidden/>
              </w:rPr>
              <w:t>26</w:t>
            </w:r>
            <w:r w:rsidR="008F3A52">
              <w:rPr>
                <w:noProof/>
                <w:webHidden/>
              </w:rPr>
              <w:fldChar w:fldCharType="end"/>
            </w:r>
          </w:hyperlink>
        </w:p>
        <w:p w14:paraId="5CF8AA3B" w14:textId="69E1C965"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20" w:history="1">
            <w:r w:rsidR="008F3A52" w:rsidRPr="00313A6B">
              <w:rPr>
                <w:rStyle w:val="Hyperlink"/>
                <w:rFonts w:eastAsia="SimSun"/>
                <w:noProof/>
                <w:lang w:eastAsia="zh-CN"/>
              </w:rPr>
              <w:t>5.</w:t>
            </w:r>
            <w:r w:rsidR="008F3A52" w:rsidRPr="00313A6B">
              <w:rPr>
                <w:rStyle w:val="Hyperlink"/>
                <w:rFonts w:eastAsia="SimSun"/>
                <w:noProof/>
                <w:lang w:val="vi-VN" w:eastAsia="zh-CN"/>
              </w:rPr>
              <w:t xml:space="preserve">4 </w:t>
            </w:r>
            <w:r w:rsidR="008F3A52" w:rsidRPr="00313A6B">
              <w:rPr>
                <w:rStyle w:val="Hyperlink"/>
                <w:rFonts w:eastAsia="SimSun"/>
                <w:noProof/>
                <w:lang w:eastAsia="zh-CN"/>
              </w:rPr>
              <w:t>ALNS Search Budget</w:t>
            </w:r>
            <w:r w:rsidR="008F3A52">
              <w:rPr>
                <w:noProof/>
                <w:webHidden/>
              </w:rPr>
              <w:tab/>
            </w:r>
            <w:r w:rsidR="008F3A52">
              <w:rPr>
                <w:noProof/>
                <w:webHidden/>
              </w:rPr>
              <w:fldChar w:fldCharType="begin"/>
            </w:r>
            <w:r w:rsidR="008F3A52">
              <w:rPr>
                <w:noProof/>
                <w:webHidden/>
              </w:rPr>
              <w:instrText xml:space="preserve"> PAGEREF _Toc232010420 \h </w:instrText>
            </w:r>
            <w:r w:rsidR="008F3A52">
              <w:rPr>
                <w:noProof/>
                <w:webHidden/>
              </w:rPr>
            </w:r>
            <w:r w:rsidR="008F3A52">
              <w:rPr>
                <w:noProof/>
                <w:webHidden/>
              </w:rPr>
              <w:fldChar w:fldCharType="separate"/>
            </w:r>
            <w:r w:rsidR="009B2EE2">
              <w:rPr>
                <w:noProof/>
                <w:webHidden/>
              </w:rPr>
              <w:t>27</w:t>
            </w:r>
            <w:r w:rsidR="008F3A52">
              <w:rPr>
                <w:noProof/>
                <w:webHidden/>
              </w:rPr>
              <w:fldChar w:fldCharType="end"/>
            </w:r>
          </w:hyperlink>
        </w:p>
        <w:p w14:paraId="4AA7899A" w14:textId="674B4579"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21" w:history="1">
            <w:r w:rsidR="008F3A52" w:rsidRPr="00313A6B">
              <w:rPr>
                <w:rStyle w:val="Hyperlink"/>
                <w:rFonts w:eastAsia="SimSun"/>
                <w:noProof/>
                <w:lang w:eastAsia="zh-CN"/>
              </w:rPr>
              <w:t>5.5 Objective and Emission Parameters</w:t>
            </w:r>
            <w:r w:rsidR="008F3A52">
              <w:rPr>
                <w:noProof/>
                <w:webHidden/>
              </w:rPr>
              <w:tab/>
            </w:r>
            <w:r w:rsidR="008F3A52">
              <w:rPr>
                <w:noProof/>
                <w:webHidden/>
              </w:rPr>
              <w:fldChar w:fldCharType="begin"/>
            </w:r>
            <w:r w:rsidR="008F3A52">
              <w:rPr>
                <w:noProof/>
                <w:webHidden/>
              </w:rPr>
              <w:instrText xml:space="preserve"> PAGEREF _Toc232010421 \h </w:instrText>
            </w:r>
            <w:r w:rsidR="008F3A52">
              <w:rPr>
                <w:noProof/>
                <w:webHidden/>
              </w:rPr>
            </w:r>
            <w:r w:rsidR="008F3A52">
              <w:rPr>
                <w:noProof/>
                <w:webHidden/>
              </w:rPr>
              <w:fldChar w:fldCharType="separate"/>
            </w:r>
            <w:r w:rsidR="009B2EE2">
              <w:rPr>
                <w:noProof/>
                <w:webHidden/>
              </w:rPr>
              <w:t>27</w:t>
            </w:r>
            <w:r w:rsidR="008F3A52">
              <w:rPr>
                <w:noProof/>
                <w:webHidden/>
              </w:rPr>
              <w:fldChar w:fldCharType="end"/>
            </w:r>
          </w:hyperlink>
        </w:p>
        <w:p w14:paraId="1856AF91" w14:textId="36C133E2"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22" w:history="1">
            <w:r w:rsidR="008F3A52" w:rsidRPr="00313A6B">
              <w:rPr>
                <w:rStyle w:val="Hyperlink"/>
                <w:rFonts w:eastAsia="SimSun"/>
                <w:noProof/>
                <w:lang w:eastAsia="zh-CN"/>
              </w:rPr>
              <w:t>5.</w:t>
            </w:r>
            <w:r w:rsidR="008F3A52" w:rsidRPr="00313A6B">
              <w:rPr>
                <w:rStyle w:val="Hyperlink"/>
                <w:rFonts w:eastAsia="SimSun"/>
                <w:noProof/>
                <w:lang w:val="vi-VN" w:eastAsia="zh-CN"/>
              </w:rPr>
              <w:t>6</w:t>
            </w:r>
            <w:r w:rsidR="008F3A52" w:rsidRPr="00313A6B">
              <w:rPr>
                <w:rStyle w:val="Hyperlink"/>
                <w:rFonts w:eastAsia="SimSun"/>
                <w:noProof/>
                <w:lang w:eastAsia="zh-CN"/>
              </w:rPr>
              <w:t xml:space="preserve"> Exact-Solver Configuration</w:t>
            </w:r>
            <w:r w:rsidR="008F3A52">
              <w:rPr>
                <w:noProof/>
                <w:webHidden/>
              </w:rPr>
              <w:tab/>
            </w:r>
            <w:r w:rsidR="008F3A52">
              <w:rPr>
                <w:noProof/>
                <w:webHidden/>
              </w:rPr>
              <w:fldChar w:fldCharType="begin"/>
            </w:r>
            <w:r w:rsidR="008F3A52">
              <w:rPr>
                <w:noProof/>
                <w:webHidden/>
              </w:rPr>
              <w:instrText xml:space="preserve"> PAGEREF _Toc232010422 \h </w:instrText>
            </w:r>
            <w:r w:rsidR="008F3A52">
              <w:rPr>
                <w:noProof/>
                <w:webHidden/>
              </w:rPr>
            </w:r>
            <w:r w:rsidR="008F3A52">
              <w:rPr>
                <w:noProof/>
                <w:webHidden/>
              </w:rPr>
              <w:fldChar w:fldCharType="separate"/>
            </w:r>
            <w:r w:rsidR="009B2EE2">
              <w:rPr>
                <w:noProof/>
                <w:webHidden/>
              </w:rPr>
              <w:t>27</w:t>
            </w:r>
            <w:r w:rsidR="008F3A52">
              <w:rPr>
                <w:noProof/>
                <w:webHidden/>
              </w:rPr>
              <w:fldChar w:fldCharType="end"/>
            </w:r>
          </w:hyperlink>
        </w:p>
        <w:p w14:paraId="509A0040" w14:textId="1846AE3E"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23" w:history="1">
            <w:r w:rsidR="008F3A52" w:rsidRPr="00313A6B">
              <w:rPr>
                <w:rStyle w:val="Hyperlink"/>
                <w:rFonts w:eastAsia="SimSun"/>
                <w:noProof/>
                <w:lang w:eastAsia="zh-CN"/>
              </w:rPr>
              <w:t>5.</w:t>
            </w:r>
            <w:r w:rsidR="008F3A52" w:rsidRPr="00313A6B">
              <w:rPr>
                <w:rStyle w:val="Hyperlink"/>
                <w:rFonts w:eastAsia="SimSun"/>
                <w:noProof/>
                <w:lang w:val="vi-VN" w:eastAsia="zh-CN"/>
              </w:rPr>
              <w:t>7</w:t>
            </w:r>
            <w:r w:rsidR="008F3A52" w:rsidRPr="00313A6B">
              <w:rPr>
                <w:rStyle w:val="Hyperlink"/>
                <w:rFonts w:eastAsia="SimSun"/>
                <w:noProof/>
                <w:lang w:eastAsia="zh-CN"/>
              </w:rPr>
              <w:t xml:space="preserve"> Run Inclusion and Data-Integrity Rules</w:t>
            </w:r>
            <w:r w:rsidR="008F3A52">
              <w:rPr>
                <w:noProof/>
                <w:webHidden/>
              </w:rPr>
              <w:tab/>
            </w:r>
            <w:r w:rsidR="008F3A52">
              <w:rPr>
                <w:noProof/>
                <w:webHidden/>
              </w:rPr>
              <w:fldChar w:fldCharType="begin"/>
            </w:r>
            <w:r w:rsidR="008F3A52">
              <w:rPr>
                <w:noProof/>
                <w:webHidden/>
              </w:rPr>
              <w:instrText xml:space="preserve"> PAGEREF _Toc232010423 \h </w:instrText>
            </w:r>
            <w:r w:rsidR="008F3A52">
              <w:rPr>
                <w:noProof/>
                <w:webHidden/>
              </w:rPr>
            </w:r>
            <w:r w:rsidR="008F3A52">
              <w:rPr>
                <w:noProof/>
                <w:webHidden/>
              </w:rPr>
              <w:fldChar w:fldCharType="separate"/>
            </w:r>
            <w:r w:rsidR="009B2EE2">
              <w:rPr>
                <w:noProof/>
                <w:webHidden/>
              </w:rPr>
              <w:t>29</w:t>
            </w:r>
            <w:r w:rsidR="008F3A52">
              <w:rPr>
                <w:noProof/>
                <w:webHidden/>
              </w:rPr>
              <w:fldChar w:fldCharType="end"/>
            </w:r>
          </w:hyperlink>
        </w:p>
        <w:p w14:paraId="3F088864" w14:textId="46C6A942"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24" w:history="1">
            <w:r w:rsidR="008F3A52" w:rsidRPr="00313A6B">
              <w:rPr>
                <w:rStyle w:val="Hyperlink"/>
                <w:rFonts w:eastAsia="SimSun"/>
                <w:noProof/>
                <w:lang w:eastAsia="zh-CN"/>
              </w:rPr>
              <w:t>5.</w:t>
            </w:r>
            <w:r w:rsidR="008F3A52" w:rsidRPr="00313A6B">
              <w:rPr>
                <w:rStyle w:val="Hyperlink"/>
                <w:rFonts w:eastAsia="SimSun"/>
                <w:noProof/>
                <w:lang w:val="vi-VN" w:eastAsia="zh-CN"/>
              </w:rPr>
              <w:t>8</w:t>
            </w:r>
            <w:r w:rsidR="008F3A52" w:rsidRPr="00313A6B">
              <w:rPr>
                <w:rStyle w:val="Hyperlink"/>
                <w:rFonts w:eastAsia="SimSun"/>
                <w:noProof/>
                <w:lang w:eastAsia="zh-CN"/>
              </w:rPr>
              <w:t xml:space="preserve"> Analysis Measures</w:t>
            </w:r>
            <w:r w:rsidR="008F3A52">
              <w:rPr>
                <w:noProof/>
                <w:webHidden/>
              </w:rPr>
              <w:tab/>
            </w:r>
            <w:r w:rsidR="008F3A52">
              <w:rPr>
                <w:noProof/>
                <w:webHidden/>
              </w:rPr>
              <w:fldChar w:fldCharType="begin"/>
            </w:r>
            <w:r w:rsidR="008F3A52">
              <w:rPr>
                <w:noProof/>
                <w:webHidden/>
              </w:rPr>
              <w:instrText xml:space="preserve"> PAGEREF _Toc232010424 \h </w:instrText>
            </w:r>
            <w:r w:rsidR="008F3A52">
              <w:rPr>
                <w:noProof/>
                <w:webHidden/>
              </w:rPr>
            </w:r>
            <w:r w:rsidR="008F3A52">
              <w:rPr>
                <w:noProof/>
                <w:webHidden/>
              </w:rPr>
              <w:fldChar w:fldCharType="separate"/>
            </w:r>
            <w:r w:rsidR="009B2EE2">
              <w:rPr>
                <w:noProof/>
                <w:webHidden/>
              </w:rPr>
              <w:t>29</w:t>
            </w:r>
            <w:r w:rsidR="008F3A52">
              <w:rPr>
                <w:noProof/>
                <w:webHidden/>
              </w:rPr>
              <w:fldChar w:fldCharType="end"/>
            </w:r>
          </w:hyperlink>
        </w:p>
        <w:p w14:paraId="456548CF" w14:textId="245F5311"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25" w:history="1">
            <w:r w:rsidR="008F3A52" w:rsidRPr="00313A6B">
              <w:rPr>
                <w:rStyle w:val="Hyperlink"/>
                <w:rFonts w:eastAsiaTheme="majorEastAsia"/>
                <w:b/>
                <w:bCs/>
                <w:noProof/>
              </w:rPr>
              <w:t>6.1 Experiment Completion and Validation</w:t>
            </w:r>
            <w:r w:rsidR="008F3A52">
              <w:rPr>
                <w:noProof/>
                <w:webHidden/>
              </w:rPr>
              <w:tab/>
            </w:r>
            <w:r w:rsidR="008F3A52">
              <w:rPr>
                <w:noProof/>
                <w:webHidden/>
              </w:rPr>
              <w:fldChar w:fldCharType="begin"/>
            </w:r>
            <w:r w:rsidR="008F3A52">
              <w:rPr>
                <w:noProof/>
                <w:webHidden/>
              </w:rPr>
              <w:instrText xml:space="preserve"> PAGEREF _Toc232010425 \h </w:instrText>
            </w:r>
            <w:r w:rsidR="008F3A52">
              <w:rPr>
                <w:noProof/>
                <w:webHidden/>
              </w:rPr>
            </w:r>
            <w:r w:rsidR="008F3A52">
              <w:rPr>
                <w:noProof/>
                <w:webHidden/>
              </w:rPr>
              <w:fldChar w:fldCharType="separate"/>
            </w:r>
            <w:r w:rsidR="009B2EE2">
              <w:rPr>
                <w:noProof/>
                <w:webHidden/>
              </w:rPr>
              <w:t>31</w:t>
            </w:r>
            <w:r w:rsidR="008F3A52">
              <w:rPr>
                <w:noProof/>
                <w:webHidden/>
              </w:rPr>
              <w:fldChar w:fldCharType="end"/>
            </w:r>
          </w:hyperlink>
        </w:p>
        <w:p w14:paraId="59A6F6ED" w14:textId="13E03007"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26" w:history="1">
            <w:r w:rsidR="008F3A52" w:rsidRPr="00313A6B">
              <w:rPr>
                <w:rStyle w:val="Hyperlink"/>
                <w:rFonts w:eastAsia="SimSun"/>
                <w:noProof/>
                <w:lang w:eastAsia="zh-CN"/>
              </w:rPr>
              <w:t>6.2 Exact C101-Derived Results</w:t>
            </w:r>
            <w:r w:rsidR="008F3A52">
              <w:rPr>
                <w:noProof/>
                <w:webHidden/>
              </w:rPr>
              <w:tab/>
            </w:r>
            <w:r w:rsidR="008F3A52">
              <w:rPr>
                <w:noProof/>
                <w:webHidden/>
              </w:rPr>
              <w:fldChar w:fldCharType="begin"/>
            </w:r>
            <w:r w:rsidR="008F3A52">
              <w:rPr>
                <w:noProof/>
                <w:webHidden/>
              </w:rPr>
              <w:instrText xml:space="preserve"> PAGEREF _Toc232010426 \h </w:instrText>
            </w:r>
            <w:r w:rsidR="008F3A52">
              <w:rPr>
                <w:noProof/>
                <w:webHidden/>
              </w:rPr>
            </w:r>
            <w:r w:rsidR="008F3A52">
              <w:rPr>
                <w:noProof/>
                <w:webHidden/>
              </w:rPr>
              <w:fldChar w:fldCharType="separate"/>
            </w:r>
            <w:r w:rsidR="009B2EE2">
              <w:rPr>
                <w:noProof/>
                <w:webHidden/>
              </w:rPr>
              <w:t>31</w:t>
            </w:r>
            <w:r w:rsidR="008F3A52">
              <w:rPr>
                <w:noProof/>
                <w:webHidden/>
              </w:rPr>
              <w:fldChar w:fldCharType="end"/>
            </w:r>
          </w:hyperlink>
        </w:p>
        <w:p w14:paraId="755BD81B" w14:textId="674A09C3" w:rsidR="008F3A52" w:rsidRDefault="00000000">
          <w:pPr>
            <w:pStyle w:val="TOC3"/>
            <w:tabs>
              <w:tab w:val="right" w:leader="dot" w:pos="8630"/>
            </w:tabs>
            <w:rPr>
              <w:rFonts w:asciiTheme="minorHAnsi" w:eastAsiaTheme="minorEastAsia" w:hAnsiTheme="minorHAnsi" w:cstheme="minorBidi"/>
              <w:noProof/>
              <w:kern w:val="2"/>
              <w:lang w:eastAsia="zh-CN"/>
              <w14:ligatures w14:val="standardContextual"/>
            </w:rPr>
          </w:pPr>
          <w:hyperlink w:anchor="_Toc232010427" w:history="1">
            <w:r w:rsidR="008F3A52" w:rsidRPr="00313A6B">
              <w:rPr>
                <w:rStyle w:val="Hyperlink"/>
                <w:rFonts w:eastAsiaTheme="majorEastAsia"/>
                <w:b/>
                <w:bCs/>
                <w:noProof/>
              </w:rPr>
              <w:t>6.2.1 Exact Anchor Incumbents</w:t>
            </w:r>
            <w:r w:rsidR="008F3A52">
              <w:rPr>
                <w:noProof/>
                <w:webHidden/>
              </w:rPr>
              <w:tab/>
            </w:r>
            <w:r w:rsidR="008F3A52">
              <w:rPr>
                <w:noProof/>
                <w:webHidden/>
              </w:rPr>
              <w:fldChar w:fldCharType="begin"/>
            </w:r>
            <w:r w:rsidR="008F3A52">
              <w:rPr>
                <w:noProof/>
                <w:webHidden/>
              </w:rPr>
              <w:instrText xml:space="preserve"> PAGEREF _Toc232010427 \h </w:instrText>
            </w:r>
            <w:r w:rsidR="008F3A52">
              <w:rPr>
                <w:noProof/>
                <w:webHidden/>
              </w:rPr>
            </w:r>
            <w:r w:rsidR="008F3A52">
              <w:rPr>
                <w:noProof/>
                <w:webHidden/>
              </w:rPr>
              <w:fldChar w:fldCharType="separate"/>
            </w:r>
            <w:r w:rsidR="009B2EE2">
              <w:rPr>
                <w:noProof/>
                <w:webHidden/>
              </w:rPr>
              <w:t>31</w:t>
            </w:r>
            <w:r w:rsidR="008F3A52">
              <w:rPr>
                <w:noProof/>
                <w:webHidden/>
              </w:rPr>
              <w:fldChar w:fldCharType="end"/>
            </w:r>
          </w:hyperlink>
        </w:p>
        <w:p w14:paraId="5F7E873B" w14:textId="35D806B9" w:rsidR="008F3A52" w:rsidRDefault="00000000">
          <w:pPr>
            <w:pStyle w:val="TOC3"/>
            <w:tabs>
              <w:tab w:val="right" w:leader="dot" w:pos="8630"/>
            </w:tabs>
            <w:rPr>
              <w:rFonts w:asciiTheme="minorHAnsi" w:eastAsiaTheme="minorEastAsia" w:hAnsiTheme="minorHAnsi" w:cstheme="minorBidi"/>
              <w:noProof/>
              <w:kern w:val="2"/>
              <w:lang w:eastAsia="zh-CN"/>
              <w14:ligatures w14:val="standardContextual"/>
            </w:rPr>
          </w:pPr>
          <w:hyperlink w:anchor="_Toc232010428" w:history="1">
            <w:r w:rsidR="008F3A52" w:rsidRPr="00313A6B">
              <w:rPr>
                <w:rStyle w:val="Hyperlink"/>
                <w:rFonts w:eastAsiaTheme="majorEastAsia"/>
                <w:b/>
                <w:bCs/>
                <w:noProof/>
              </w:rPr>
              <w:t>6.2.2 Weighted-Sum Exact Results</w:t>
            </w:r>
            <w:r w:rsidR="008F3A52">
              <w:rPr>
                <w:noProof/>
                <w:webHidden/>
              </w:rPr>
              <w:tab/>
            </w:r>
            <w:r w:rsidR="008F3A52">
              <w:rPr>
                <w:noProof/>
                <w:webHidden/>
              </w:rPr>
              <w:fldChar w:fldCharType="begin"/>
            </w:r>
            <w:r w:rsidR="008F3A52">
              <w:rPr>
                <w:noProof/>
                <w:webHidden/>
              </w:rPr>
              <w:instrText xml:space="preserve"> PAGEREF _Toc232010428 \h </w:instrText>
            </w:r>
            <w:r w:rsidR="008F3A52">
              <w:rPr>
                <w:noProof/>
                <w:webHidden/>
              </w:rPr>
            </w:r>
            <w:r w:rsidR="008F3A52">
              <w:rPr>
                <w:noProof/>
                <w:webHidden/>
              </w:rPr>
              <w:fldChar w:fldCharType="separate"/>
            </w:r>
            <w:r w:rsidR="009B2EE2">
              <w:rPr>
                <w:noProof/>
                <w:webHidden/>
              </w:rPr>
              <w:t>32</w:t>
            </w:r>
            <w:r w:rsidR="008F3A52">
              <w:rPr>
                <w:noProof/>
                <w:webHidden/>
              </w:rPr>
              <w:fldChar w:fldCharType="end"/>
            </w:r>
          </w:hyperlink>
        </w:p>
        <w:p w14:paraId="1416D35B" w14:textId="38D45B9F" w:rsidR="008F3A52" w:rsidRDefault="00000000">
          <w:pPr>
            <w:pStyle w:val="TOC3"/>
            <w:tabs>
              <w:tab w:val="right" w:leader="dot" w:pos="8630"/>
            </w:tabs>
            <w:rPr>
              <w:rFonts w:asciiTheme="minorHAnsi" w:eastAsiaTheme="minorEastAsia" w:hAnsiTheme="minorHAnsi" w:cstheme="minorBidi"/>
              <w:noProof/>
              <w:kern w:val="2"/>
              <w:lang w:eastAsia="zh-CN"/>
              <w14:ligatures w14:val="standardContextual"/>
            </w:rPr>
          </w:pPr>
          <w:hyperlink w:anchor="_Toc232010429" w:history="1">
            <w:r w:rsidR="008F3A52" w:rsidRPr="00313A6B">
              <w:rPr>
                <w:rStyle w:val="Hyperlink"/>
                <w:rFonts w:eastAsiaTheme="majorEastAsia"/>
                <w:b/>
                <w:bCs/>
                <w:noProof/>
              </w:rPr>
              <w:t xml:space="preserve">6.2.3 Comparison of the Two </w:t>
            </w:r>
            <w:r w:rsidR="008F3A52" w:rsidRPr="00313A6B">
              <w:rPr>
                <w:rStyle w:val="Hyperlink"/>
                <w:rFonts w:eastAsiaTheme="majorEastAsia"/>
                <w:b/>
                <w:noProof/>
              </w:rPr>
              <w:t>epsilon_levels</w:t>
            </w:r>
            <w:r w:rsidR="008F3A52" w:rsidRPr="00313A6B">
              <w:rPr>
                <w:rStyle w:val="Hyperlink"/>
                <w:rFonts w:eastAsiaTheme="majorEastAsia"/>
                <w:b/>
                <w:bCs/>
                <w:noProof/>
              </w:rPr>
              <w:t xml:space="preserve"> Configurations</w:t>
            </w:r>
            <w:r w:rsidR="008F3A52">
              <w:rPr>
                <w:noProof/>
                <w:webHidden/>
              </w:rPr>
              <w:tab/>
            </w:r>
            <w:r w:rsidR="008F3A52">
              <w:rPr>
                <w:noProof/>
                <w:webHidden/>
              </w:rPr>
              <w:fldChar w:fldCharType="begin"/>
            </w:r>
            <w:r w:rsidR="008F3A52">
              <w:rPr>
                <w:noProof/>
                <w:webHidden/>
              </w:rPr>
              <w:instrText xml:space="preserve"> PAGEREF _Toc232010429 \h </w:instrText>
            </w:r>
            <w:r w:rsidR="008F3A52">
              <w:rPr>
                <w:noProof/>
                <w:webHidden/>
              </w:rPr>
            </w:r>
            <w:r w:rsidR="008F3A52">
              <w:rPr>
                <w:noProof/>
                <w:webHidden/>
              </w:rPr>
              <w:fldChar w:fldCharType="separate"/>
            </w:r>
            <w:r w:rsidR="009B2EE2">
              <w:rPr>
                <w:noProof/>
                <w:webHidden/>
              </w:rPr>
              <w:t>33</w:t>
            </w:r>
            <w:r w:rsidR="008F3A52">
              <w:rPr>
                <w:noProof/>
                <w:webHidden/>
              </w:rPr>
              <w:fldChar w:fldCharType="end"/>
            </w:r>
          </w:hyperlink>
        </w:p>
        <w:p w14:paraId="4AB6F345" w14:textId="34656DBD"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30" w:history="1">
            <w:r w:rsidR="008F3A52" w:rsidRPr="00313A6B">
              <w:rPr>
                <w:rStyle w:val="Hyperlink"/>
                <w:rFonts w:eastAsia="SimSun"/>
                <w:noProof/>
                <w:lang w:eastAsia="zh-CN"/>
              </w:rPr>
              <w:t>6.3 ALNS Completion and Validation</w:t>
            </w:r>
            <w:r w:rsidR="008F3A52">
              <w:rPr>
                <w:noProof/>
                <w:webHidden/>
              </w:rPr>
              <w:tab/>
            </w:r>
            <w:r w:rsidR="008F3A52">
              <w:rPr>
                <w:noProof/>
                <w:webHidden/>
              </w:rPr>
              <w:fldChar w:fldCharType="begin"/>
            </w:r>
            <w:r w:rsidR="008F3A52">
              <w:rPr>
                <w:noProof/>
                <w:webHidden/>
              </w:rPr>
              <w:instrText xml:space="preserve"> PAGEREF _Toc232010430 \h </w:instrText>
            </w:r>
            <w:r w:rsidR="008F3A52">
              <w:rPr>
                <w:noProof/>
                <w:webHidden/>
              </w:rPr>
            </w:r>
            <w:r w:rsidR="008F3A52">
              <w:rPr>
                <w:noProof/>
                <w:webHidden/>
              </w:rPr>
              <w:fldChar w:fldCharType="separate"/>
            </w:r>
            <w:r w:rsidR="009B2EE2">
              <w:rPr>
                <w:noProof/>
                <w:webHidden/>
              </w:rPr>
              <w:t>33</w:t>
            </w:r>
            <w:r w:rsidR="008F3A52">
              <w:rPr>
                <w:noProof/>
                <w:webHidden/>
              </w:rPr>
              <w:fldChar w:fldCharType="end"/>
            </w:r>
          </w:hyperlink>
        </w:p>
        <w:p w14:paraId="679F7428" w14:textId="6C5FA0B0"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31" w:history="1">
            <w:r w:rsidR="008F3A52" w:rsidRPr="00313A6B">
              <w:rPr>
                <w:rStyle w:val="Hyperlink"/>
                <w:rFonts w:eastAsia="SimSun"/>
                <w:noProof/>
                <w:lang w:eastAsia="zh-CN"/>
              </w:rPr>
              <w:t>6.4 C101-Derived ALNS Results</w:t>
            </w:r>
            <w:r w:rsidR="008F3A52">
              <w:rPr>
                <w:noProof/>
                <w:webHidden/>
              </w:rPr>
              <w:tab/>
            </w:r>
            <w:r w:rsidR="008F3A52">
              <w:rPr>
                <w:noProof/>
                <w:webHidden/>
              </w:rPr>
              <w:fldChar w:fldCharType="begin"/>
            </w:r>
            <w:r w:rsidR="008F3A52">
              <w:rPr>
                <w:noProof/>
                <w:webHidden/>
              </w:rPr>
              <w:instrText xml:space="preserve"> PAGEREF _Toc232010431 \h </w:instrText>
            </w:r>
            <w:r w:rsidR="008F3A52">
              <w:rPr>
                <w:noProof/>
                <w:webHidden/>
              </w:rPr>
            </w:r>
            <w:r w:rsidR="008F3A52">
              <w:rPr>
                <w:noProof/>
                <w:webHidden/>
              </w:rPr>
              <w:fldChar w:fldCharType="separate"/>
            </w:r>
            <w:r w:rsidR="009B2EE2">
              <w:rPr>
                <w:noProof/>
                <w:webHidden/>
              </w:rPr>
              <w:t>33</w:t>
            </w:r>
            <w:r w:rsidR="008F3A52">
              <w:rPr>
                <w:noProof/>
                <w:webHidden/>
              </w:rPr>
              <w:fldChar w:fldCharType="end"/>
            </w:r>
          </w:hyperlink>
        </w:p>
        <w:p w14:paraId="6B38176B" w14:textId="60227ED7"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32" w:history="1">
            <w:r w:rsidR="008F3A52" w:rsidRPr="00313A6B">
              <w:rPr>
                <w:rStyle w:val="Hyperlink"/>
                <w:rFonts w:eastAsia="SimSun"/>
                <w:noProof/>
                <w:lang w:eastAsia="zh-CN"/>
              </w:rPr>
              <w:t>6.5 R</w:t>
            </w:r>
            <w:r w:rsidR="008F3A52" w:rsidRPr="00313A6B">
              <w:rPr>
                <w:rStyle w:val="Hyperlink"/>
                <w:rFonts w:eastAsia="SimSun"/>
                <w:noProof/>
                <w:lang w:val="vi-VN" w:eastAsia="zh-CN"/>
              </w:rPr>
              <w:t>101</w:t>
            </w:r>
            <w:r w:rsidR="008F3A52" w:rsidRPr="00313A6B">
              <w:rPr>
                <w:rStyle w:val="Hyperlink"/>
                <w:rFonts w:eastAsia="SimSun"/>
                <w:noProof/>
                <w:lang w:eastAsia="zh-CN"/>
              </w:rPr>
              <w:t>-Derived ALNS Results</w:t>
            </w:r>
            <w:r w:rsidR="008F3A52">
              <w:rPr>
                <w:noProof/>
                <w:webHidden/>
              </w:rPr>
              <w:tab/>
            </w:r>
            <w:r w:rsidR="008F3A52">
              <w:rPr>
                <w:noProof/>
                <w:webHidden/>
              </w:rPr>
              <w:fldChar w:fldCharType="begin"/>
            </w:r>
            <w:r w:rsidR="008F3A52">
              <w:rPr>
                <w:noProof/>
                <w:webHidden/>
              </w:rPr>
              <w:instrText xml:space="preserve"> PAGEREF _Toc232010432 \h </w:instrText>
            </w:r>
            <w:r w:rsidR="008F3A52">
              <w:rPr>
                <w:noProof/>
                <w:webHidden/>
              </w:rPr>
            </w:r>
            <w:r w:rsidR="008F3A52">
              <w:rPr>
                <w:noProof/>
                <w:webHidden/>
              </w:rPr>
              <w:fldChar w:fldCharType="separate"/>
            </w:r>
            <w:r w:rsidR="009B2EE2">
              <w:rPr>
                <w:noProof/>
                <w:webHidden/>
              </w:rPr>
              <w:t>34</w:t>
            </w:r>
            <w:r w:rsidR="008F3A52">
              <w:rPr>
                <w:noProof/>
                <w:webHidden/>
              </w:rPr>
              <w:fldChar w:fldCharType="end"/>
            </w:r>
          </w:hyperlink>
        </w:p>
        <w:p w14:paraId="61E74B7F" w14:textId="23F6D9A0"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33" w:history="1">
            <w:r w:rsidR="008F3A52" w:rsidRPr="00313A6B">
              <w:rPr>
                <w:rStyle w:val="Hyperlink"/>
                <w:rFonts w:eastAsia="SimSun"/>
                <w:noProof/>
                <w:lang w:eastAsia="zh-CN"/>
              </w:rPr>
              <w:t>6.</w:t>
            </w:r>
            <w:r w:rsidR="008F3A52" w:rsidRPr="00313A6B">
              <w:rPr>
                <w:rStyle w:val="Hyperlink"/>
                <w:rFonts w:eastAsia="SimSun"/>
                <w:noProof/>
                <w:lang w:val="vi-VN" w:eastAsia="zh-CN"/>
              </w:rPr>
              <w:t>6</w:t>
            </w:r>
            <w:r w:rsidR="008F3A52" w:rsidRPr="00313A6B">
              <w:rPr>
                <w:rStyle w:val="Hyperlink"/>
                <w:rFonts w:eastAsia="SimSun"/>
                <w:noProof/>
                <w:lang w:eastAsia="zh-CN"/>
              </w:rPr>
              <w:t xml:space="preserve"> Improvement from the Initial Construction</w:t>
            </w:r>
            <w:r w:rsidR="008F3A52">
              <w:rPr>
                <w:noProof/>
                <w:webHidden/>
              </w:rPr>
              <w:tab/>
            </w:r>
            <w:r w:rsidR="008F3A52">
              <w:rPr>
                <w:noProof/>
                <w:webHidden/>
              </w:rPr>
              <w:fldChar w:fldCharType="begin"/>
            </w:r>
            <w:r w:rsidR="008F3A52">
              <w:rPr>
                <w:noProof/>
                <w:webHidden/>
              </w:rPr>
              <w:instrText xml:space="preserve"> PAGEREF _Toc232010433 \h </w:instrText>
            </w:r>
            <w:r w:rsidR="008F3A52">
              <w:rPr>
                <w:noProof/>
                <w:webHidden/>
              </w:rPr>
            </w:r>
            <w:r w:rsidR="008F3A52">
              <w:rPr>
                <w:noProof/>
                <w:webHidden/>
              </w:rPr>
              <w:fldChar w:fldCharType="separate"/>
            </w:r>
            <w:r w:rsidR="009B2EE2">
              <w:rPr>
                <w:noProof/>
                <w:webHidden/>
              </w:rPr>
              <w:t>35</w:t>
            </w:r>
            <w:r w:rsidR="008F3A52">
              <w:rPr>
                <w:noProof/>
                <w:webHidden/>
              </w:rPr>
              <w:fldChar w:fldCharType="end"/>
            </w:r>
          </w:hyperlink>
        </w:p>
        <w:p w14:paraId="01482912" w14:textId="4D15A981"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34" w:history="1">
            <w:r w:rsidR="008F3A52" w:rsidRPr="00313A6B">
              <w:rPr>
                <w:rStyle w:val="Hyperlink"/>
                <w:rFonts w:eastAsia="SimSun"/>
                <w:noProof/>
                <w:lang w:eastAsia="zh-CN"/>
              </w:rPr>
              <w:t>6.7 Relative C101–R101 Comparison</w:t>
            </w:r>
            <w:r w:rsidR="008F3A52">
              <w:rPr>
                <w:noProof/>
                <w:webHidden/>
              </w:rPr>
              <w:tab/>
            </w:r>
            <w:r w:rsidR="008F3A52">
              <w:rPr>
                <w:noProof/>
                <w:webHidden/>
              </w:rPr>
              <w:fldChar w:fldCharType="begin"/>
            </w:r>
            <w:r w:rsidR="008F3A52">
              <w:rPr>
                <w:noProof/>
                <w:webHidden/>
              </w:rPr>
              <w:instrText xml:space="preserve"> PAGEREF _Toc232010434 \h </w:instrText>
            </w:r>
            <w:r w:rsidR="008F3A52">
              <w:rPr>
                <w:noProof/>
                <w:webHidden/>
              </w:rPr>
            </w:r>
            <w:r w:rsidR="008F3A52">
              <w:rPr>
                <w:noProof/>
                <w:webHidden/>
              </w:rPr>
              <w:fldChar w:fldCharType="separate"/>
            </w:r>
            <w:r w:rsidR="009B2EE2">
              <w:rPr>
                <w:noProof/>
                <w:webHidden/>
              </w:rPr>
              <w:t>36</w:t>
            </w:r>
            <w:r w:rsidR="008F3A52">
              <w:rPr>
                <w:noProof/>
                <w:webHidden/>
              </w:rPr>
              <w:fldChar w:fldCharType="end"/>
            </w:r>
          </w:hyperlink>
        </w:p>
        <w:p w14:paraId="485C5A86" w14:textId="5542AB48"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35" w:history="1">
            <w:r w:rsidR="008F3A52" w:rsidRPr="00313A6B">
              <w:rPr>
                <w:rStyle w:val="Hyperlink"/>
                <w:rFonts w:eastAsia="SimSun"/>
                <w:noProof/>
                <w:lang w:eastAsia="zh-CN"/>
              </w:rPr>
              <w:t>6.8 Cost–Emission Outcomes</w:t>
            </w:r>
            <w:r w:rsidR="008F3A52">
              <w:rPr>
                <w:noProof/>
                <w:webHidden/>
              </w:rPr>
              <w:tab/>
            </w:r>
            <w:r w:rsidR="008F3A52">
              <w:rPr>
                <w:noProof/>
                <w:webHidden/>
              </w:rPr>
              <w:fldChar w:fldCharType="begin"/>
            </w:r>
            <w:r w:rsidR="008F3A52">
              <w:rPr>
                <w:noProof/>
                <w:webHidden/>
              </w:rPr>
              <w:instrText xml:space="preserve"> PAGEREF _Toc232010435 \h </w:instrText>
            </w:r>
            <w:r w:rsidR="008F3A52">
              <w:rPr>
                <w:noProof/>
                <w:webHidden/>
              </w:rPr>
            </w:r>
            <w:r w:rsidR="008F3A52">
              <w:rPr>
                <w:noProof/>
                <w:webHidden/>
              </w:rPr>
              <w:fldChar w:fldCharType="separate"/>
            </w:r>
            <w:r w:rsidR="009B2EE2">
              <w:rPr>
                <w:noProof/>
                <w:webHidden/>
              </w:rPr>
              <w:t>38</w:t>
            </w:r>
            <w:r w:rsidR="008F3A52">
              <w:rPr>
                <w:noProof/>
                <w:webHidden/>
              </w:rPr>
              <w:fldChar w:fldCharType="end"/>
            </w:r>
          </w:hyperlink>
        </w:p>
        <w:p w14:paraId="1A09AF5C" w14:textId="3333A694" w:rsidR="008F3A52" w:rsidRDefault="00000000">
          <w:pPr>
            <w:pStyle w:val="TOC1"/>
            <w:tabs>
              <w:tab w:val="right" w:leader="dot" w:pos="8630"/>
            </w:tabs>
            <w:rPr>
              <w:rFonts w:asciiTheme="minorHAnsi" w:eastAsiaTheme="minorEastAsia" w:hAnsiTheme="minorHAnsi" w:cstheme="minorBidi"/>
              <w:noProof/>
              <w:kern w:val="2"/>
              <w:lang w:eastAsia="zh-CN"/>
              <w14:ligatures w14:val="standardContextual"/>
            </w:rPr>
          </w:pPr>
          <w:hyperlink w:anchor="_Toc232010436" w:history="1">
            <w:r w:rsidR="008F3A52" w:rsidRPr="00313A6B">
              <w:rPr>
                <w:rStyle w:val="Hyperlink"/>
                <w:rFonts w:eastAsia="Calibri"/>
                <w:noProof/>
              </w:rPr>
              <w:t>CHAPTER 7. DISCUSSION, LIMITATIONS, AND FUTURE WORK</w:t>
            </w:r>
            <w:r w:rsidR="008F3A52">
              <w:rPr>
                <w:noProof/>
                <w:webHidden/>
              </w:rPr>
              <w:tab/>
            </w:r>
            <w:r w:rsidR="008F3A52">
              <w:rPr>
                <w:noProof/>
                <w:webHidden/>
              </w:rPr>
              <w:fldChar w:fldCharType="begin"/>
            </w:r>
            <w:r w:rsidR="008F3A52">
              <w:rPr>
                <w:noProof/>
                <w:webHidden/>
              </w:rPr>
              <w:instrText xml:space="preserve"> PAGEREF _Toc232010436 \h </w:instrText>
            </w:r>
            <w:r w:rsidR="008F3A52">
              <w:rPr>
                <w:noProof/>
                <w:webHidden/>
              </w:rPr>
            </w:r>
            <w:r w:rsidR="008F3A52">
              <w:rPr>
                <w:noProof/>
                <w:webHidden/>
              </w:rPr>
              <w:fldChar w:fldCharType="separate"/>
            </w:r>
            <w:r w:rsidR="009B2EE2">
              <w:rPr>
                <w:noProof/>
                <w:webHidden/>
              </w:rPr>
              <w:t>40</w:t>
            </w:r>
            <w:r w:rsidR="008F3A52">
              <w:rPr>
                <w:noProof/>
                <w:webHidden/>
              </w:rPr>
              <w:fldChar w:fldCharType="end"/>
            </w:r>
          </w:hyperlink>
        </w:p>
        <w:p w14:paraId="009911DA" w14:textId="5656CBC2"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37" w:history="1">
            <w:r w:rsidR="008F3A52" w:rsidRPr="00313A6B">
              <w:rPr>
                <w:rStyle w:val="Hyperlink"/>
                <w:rFonts w:eastAsia="SimSun"/>
                <w:noProof/>
                <w:lang w:eastAsia="zh-CN"/>
              </w:rPr>
              <w:t>7.1 Interpretation of the Main Findings</w:t>
            </w:r>
            <w:r w:rsidR="008F3A52">
              <w:rPr>
                <w:noProof/>
                <w:webHidden/>
              </w:rPr>
              <w:tab/>
            </w:r>
            <w:r w:rsidR="008F3A52">
              <w:rPr>
                <w:noProof/>
                <w:webHidden/>
              </w:rPr>
              <w:fldChar w:fldCharType="begin"/>
            </w:r>
            <w:r w:rsidR="008F3A52">
              <w:rPr>
                <w:noProof/>
                <w:webHidden/>
              </w:rPr>
              <w:instrText xml:space="preserve"> PAGEREF _Toc232010437 \h </w:instrText>
            </w:r>
            <w:r w:rsidR="008F3A52">
              <w:rPr>
                <w:noProof/>
                <w:webHidden/>
              </w:rPr>
            </w:r>
            <w:r w:rsidR="008F3A52">
              <w:rPr>
                <w:noProof/>
                <w:webHidden/>
              </w:rPr>
              <w:fldChar w:fldCharType="separate"/>
            </w:r>
            <w:r w:rsidR="009B2EE2">
              <w:rPr>
                <w:noProof/>
                <w:webHidden/>
              </w:rPr>
              <w:t>40</w:t>
            </w:r>
            <w:r w:rsidR="008F3A52">
              <w:rPr>
                <w:noProof/>
                <w:webHidden/>
              </w:rPr>
              <w:fldChar w:fldCharType="end"/>
            </w:r>
          </w:hyperlink>
        </w:p>
        <w:p w14:paraId="0B4E78DE" w14:textId="08906F5F"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38" w:history="1">
            <w:r w:rsidR="008F3A52" w:rsidRPr="00313A6B">
              <w:rPr>
                <w:rStyle w:val="Hyperlink"/>
                <w:rFonts w:eastAsia="SimSun"/>
                <w:noProof/>
                <w:lang w:eastAsia="zh-CN"/>
              </w:rPr>
              <w:t>7.2 Cost–Emission Relationship</w:t>
            </w:r>
            <w:r w:rsidR="008F3A52">
              <w:rPr>
                <w:noProof/>
                <w:webHidden/>
              </w:rPr>
              <w:tab/>
            </w:r>
            <w:r w:rsidR="008F3A52">
              <w:rPr>
                <w:noProof/>
                <w:webHidden/>
              </w:rPr>
              <w:fldChar w:fldCharType="begin"/>
            </w:r>
            <w:r w:rsidR="008F3A52">
              <w:rPr>
                <w:noProof/>
                <w:webHidden/>
              </w:rPr>
              <w:instrText xml:space="preserve"> PAGEREF _Toc232010438 \h </w:instrText>
            </w:r>
            <w:r w:rsidR="008F3A52">
              <w:rPr>
                <w:noProof/>
                <w:webHidden/>
              </w:rPr>
            </w:r>
            <w:r w:rsidR="008F3A52">
              <w:rPr>
                <w:noProof/>
                <w:webHidden/>
              </w:rPr>
              <w:fldChar w:fldCharType="separate"/>
            </w:r>
            <w:r w:rsidR="009B2EE2">
              <w:rPr>
                <w:noProof/>
                <w:webHidden/>
              </w:rPr>
              <w:t>40</w:t>
            </w:r>
            <w:r w:rsidR="008F3A52">
              <w:rPr>
                <w:noProof/>
                <w:webHidden/>
              </w:rPr>
              <w:fldChar w:fldCharType="end"/>
            </w:r>
          </w:hyperlink>
        </w:p>
        <w:p w14:paraId="5C7F979E" w14:textId="2292D5C5"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39" w:history="1">
            <w:r w:rsidR="008F3A52" w:rsidRPr="00313A6B">
              <w:rPr>
                <w:rStyle w:val="Hyperlink"/>
                <w:rFonts w:eastAsia="SimSun"/>
                <w:noProof/>
                <w:lang w:eastAsia="zh-CN"/>
              </w:rPr>
              <w:t>7.3 Influence of Spatial Structure</w:t>
            </w:r>
            <w:r w:rsidR="008F3A52">
              <w:rPr>
                <w:noProof/>
                <w:webHidden/>
              </w:rPr>
              <w:tab/>
            </w:r>
            <w:r w:rsidR="008F3A52">
              <w:rPr>
                <w:noProof/>
                <w:webHidden/>
              </w:rPr>
              <w:fldChar w:fldCharType="begin"/>
            </w:r>
            <w:r w:rsidR="008F3A52">
              <w:rPr>
                <w:noProof/>
                <w:webHidden/>
              </w:rPr>
              <w:instrText xml:space="preserve"> PAGEREF _Toc232010439 \h </w:instrText>
            </w:r>
            <w:r w:rsidR="008F3A52">
              <w:rPr>
                <w:noProof/>
                <w:webHidden/>
              </w:rPr>
            </w:r>
            <w:r w:rsidR="008F3A52">
              <w:rPr>
                <w:noProof/>
                <w:webHidden/>
              </w:rPr>
              <w:fldChar w:fldCharType="separate"/>
            </w:r>
            <w:r w:rsidR="009B2EE2">
              <w:rPr>
                <w:noProof/>
                <w:webHidden/>
              </w:rPr>
              <w:t>40</w:t>
            </w:r>
            <w:r w:rsidR="008F3A52">
              <w:rPr>
                <w:noProof/>
                <w:webHidden/>
              </w:rPr>
              <w:fldChar w:fldCharType="end"/>
            </w:r>
          </w:hyperlink>
        </w:p>
        <w:p w14:paraId="25E86BDE" w14:textId="38A1446C"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40" w:history="1">
            <w:r w:rsidR="008F3A52" w:rsidRPr="00313A6B">
              <w:rPr>
                <w:rStyle w:val="Hyperlink"/>
                <w:rFonts w:eastAsia="SimSun"/>
                <w:noProof/>
                <w:lang w:eastAsia="zh-CN"/>
              </w:rPr>
              <w:t>7.4 Practical Interpretation</w:t>
            </w:r>
            <w:r w:rsidR="008F3A52">
              <w:rPr>
                <w:noProof/>
                <w:webHidden/>
              </w:rPr>
              <w:tab/>
            </w:r>
            <w:r w:rsidR="008F3A52">
              <w:rPr>
                <w:noProof/>
                <w:webHidden/>
              </w:rPr>
              <w:fldChar w:fldCharType="begin"/>
            </w:r>
            <w:r w:rsidR="008F3A52">
              <w:rPr>
                <w:noProof/>
                <w:webHidden/>
              </w:rPr>
              <w:instrText xml:space="preserve"> PAGEREF _Toc232010440 \h </w:instrText>
            </w:r>
            <w:r w:rsidR="008F3A52">
              <w:rPr>
                <w:noProof/>
                <w:webHidden/>
              </w:rPr>
            </w:r>
            <w:r w:rsidR="008F3A52">
              <w:rPr>
                <w:noProof/>
                <w:webHidden/>
              </w:rPr>
              <w:fldChar w:fldCharType="separate"/>
            </w:r>
            <w:r w:rsidR="009B2EE2">
              <w:rPr>
                <w:noProof/>
                <w:webHidden/>
              </w:rPr>
              <w:t>41</w:t>
            </w:r>
            <w:r w:rsidR="008F3A52">
              <w:rPr>
                <w:noProof/>
                <w:webHidden/>
              </w:rPr>
              <w:fldChar w:fldCharType="end"/>
            </w:r>
          </w:hyperlink>
        </w:p>
        <w:p w14:paraId="607EEF2D" w14:textId="0614CFF5"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41" w:history="1">
            <w:r w:rsidR="008F3A52" w:rsidRPr="00313A6B">
              <w:rPr>
                <w:rStyle w:val="Hyperlink"/>
                <w:rFonts w:eastAsia="SimSun"/>
                <w:noProof/>
                <w:lang w:eastAsia="zh-CN"/>
              </w:rPr>
              <w:t>7.5 Limitations</w:t>
            </w:r>
            <w:r w:rsidR="008F3A52">
              <w:rPr>
                <w:noProof/>
                <w:webHidden/>
              </w:rPr>
              <w:tab/>
            </w:r>
            <w:r w:rsidR="008F3A52">
              <w:rPr>
                <w:noProof/>
                <w:webHidden/>
              </w:rPr>
              <w:fldChar w:fldCharType="begin"/>
            </w:r>
            <w:r w:rsidR="008F3A52">
              <w:rPr>
                <w:noProof/>
                <w:webHidden/>
              </w:rPr>
              <w:instrText xml:space="preserve"> PAGEREF _Toc232010441 \h </w:instrText>
            </w:r>
            <w:r w:rsidR="008F3A52">
              <w:rPr>
                <w:noProof/>
                <w:webHidden/>
              </w:rPr>
            </w:r>
            <w:r w:rsidR="008F3A52">
              <w:rPr>
                <w:noProof/>
                <w:webHidden/>
              </w:rPr>
              <w:fldChar w:fldCharType="separate"/>
            </w:r>
            <w:r w:rsidR="009B2EE2">
              <w:rPr>
                <w:noProof/>
                <w:webHidden/>
              </w:rPr>
              <w:t>41</w:t>
            </w:r>
            <w:r w:rsidR="008F3A52">
              <w:rPr>
                <w:noProof/>
                <w:webHidden/>
              </w:rPr>
              <w:fldChar w:fldCharType="end"/>
            </w:r>
          </w:hyperlink>
        </w:p>
        <w:p w14:paraId="00AA6ECA" w14:textId="65DB8AA6" w:rsidR="008F3A52" w:rsidRDefault="00000000">
          <w:pPr>
            <w:pStyle w:val="TOC2"/>
            <w:tabs>
              <w:tab w:val="right" w:leader="dot" w:pos="8630"/>
            </w:tabs>
            <w:rPr>
              <w:rFonts w:asciiTheme="minorHAnsi" w:eastAsiaTheme="minorEastAsia" w:hAnsiTheme="minorHAnsi" w:cstheme="minorBidi"/>
              <w:noProof/>
              <w:kern w:val="2"/>
              <w:lang w:eastAsia="zh-CN"/>
              <w14:ligatures w14:val="standardContextual"/>
            </w:rPr>
          </w:pPr>
          <w:hyperlink w:anchor="_Toc232010442" w:history="1">
            <w:r w:rsidR="008F3A52" w:rsidRPr="00313A6B">
              <w:rPr>
                <w:rStyle w:val="Hyperlink"/>
                <w:rFonts w:eastAsia="SimSun"/>
                <w:noProof/>
                <w:lang w:eastAsia="zh-CN"/>
              </w:rPr>
              <w:t>7.6 Future Work</w:t>
            </w:r>
            <w:r w:rsidR="008F3A52">
              <w:rPr>
                <w:noProof/>
                <w:webHidden/>
              </w:rPr>
              <w:tab/>
            </w:r>
            <w:r w:rsidR="008F3A52">
              <w:rPr>
                <w:noProof/>
                <w:webHidden/>
              </w:rPr>
              <w:fldChar w:fldCharType="begin"/>
            </w:r>
            <w:r w:rsidR="008F3A52">
              <w:rPr>
                <w:noProof/>
                <w:webHidden/>
              </w:rPr>
              <w:instrText xml:space="preserve"> PAGEREF _Toc232010442 \h </w:instrText>
            </w:r>
            <w:r w:rsidR="008F3A52">
              <w:rPr>
                <w:noProof/>
                <w:webHidden/>
              </w:rPr>
            </w:r>
            <w:r w:rsidR="008F3A52">
              <w:rPr>
                <w:noProof/>
                <w:webHidden/>
              </w:rPr>
              <w:fldChar w:fldCharType="separate"/>
            </w:r>
            <w:r w:rsidR="009B2EE2">
              <w:rPr>
                <w:noProof/>
                <w:webHidden/>
              </w:rPr>
              <w:t>42</w:t>
            </w:r>
            <w:r w:rsidR="008F3A52">
              <w:rPr>
                <w:noProof/>
                <w:webHidden/>
              </w:rPr>
              <w:fldChar w:fldCharType="end"/>
            </w:r>
          </w:hyperlink>
        </w:p>
        <w:p w14:paraId="2568DBE7" w14:textId="160044FA" w:rsidR="008F3A52" w:rsidRDefault="00000000">
          <w:pPr>
            <w:pStyle w:val="TOC1"/>
            <w:tabs>
              <w:tab w:val="right" w:leader="dot" w:pos="8630"/>
            </w:tabs>
            <w:rPr>
              <w:rFonts w:asciiTheme="minorHAnsi" w:eastAsiaTheme="minorEastAsia" w:hAnsiTheme="minorHAnsi" w:cstheme="minorBidi"/>
              <w:noProof/>
              <w:kern w:val="2"/>
              <w:lang w:eastAsia="zh-CN"/>
              <w14:ligatures w14:val="standardContextual"/>
            </w:rPr>
          </w:pPr>
          <w:hyperlink w:anchor="_Toc232010443" w:history="1">
            <w:r w:rsidR="008F3A52" w:rsidRPr="00313A6B">
              <w:rPr>
                <w:rStyle w:val="Hyperlink"/>
                <w:rFonts w:eastAsia="Calibri"/>
                <w:noProof/>
              </w:rPr>
              <w:t>CHAPTER 8. CONCLUSION</w:t>
            </w:r>
            <w:r w:rsidR="008F3A52">
              <w:rPr>
                <w:noProof/>
                <w:webHidden/>
              </w:rPr>
              <w:tab/>
            </w:r>
            <w:r w:rsidR="008F3A52">
              <w:rPr>
                <w:noProof/>
                <w:webHidden/>
              </w:rPr>
              <w:fldChar w:fldCharType="begin"/>
            </w:r>
            <w:r w:rsidR="008F3A52">
              <w:rPr>
                <w:noProof/>
                <w:webHidden/>
              </w:rPr>
              <w:instrText xml:space="preserve"> PAGEREF _Toc232010443 \h </w:instrText>
            </w:r>
            <w:r w:rsidR="008F3A52">
              <w:rPr>
                <w:noProof/>
                <w:webHidden/>
              </w:rPr>
            </w:r>
            <w:r w:rsidR="008F3A52">
              <w:rPr>
                <w:noProof/>
                <w:webHidden/>
              </w:rPr>
              <w:fldChar w:fldCharType="separate"/>
            </w:r>
            <w:r w:rsidR="009B2EE2">
              <w:rPr>
                <w:noProof/>
                <w:webHidden/>
              </w:rPr>
              <w:t>43</w:t>
            </w:r>
            <w:r w:rsidR="008F3A52">
              <w:rPr>
                <w:noProof/>
                <w:webHidden/>
              </w:rPr>
              <w:fldChar w:fldCharType="end"/>
            </w:r>
          </w:hyperlink>
        </w:p>
        <w:p w14:paraId="42C90051" w14:textId="262176D0" w:rsidR="008F3A52" w:rsidRDefault="00000000">
          <w:pPr>
            <w:pStyle w:val="TOC1"/>
            <w:tabs>
              <w:tab w:val="right" w:leader="dot" w:pos="8630"/>
            </w:tabs>
            <w:rPr>
              <w:rFonts w:asciiTheme="minorHAnsi" w:eastAsiaTheme="minorEastAsia" w:hAnsiTheme="minorHAnsi" w:cstheme="minorBidi"/>
              <w:noProof/>
              <w:kern w:val="2"/>
              <w:lang w:eastAsia="zh-CN"/>
              <w14:ligatures w14:val="standardContextual"/>
            </w:rPr>
          </w:pPr>
          <w:hyperlink w:anchor="_Toc232010444" w:history="1">
            <w:r w:rsidR="008F3A52" w:rsidRPr="00313A6B">
              <w:rPr>
                <w:rStyle w:val="Hyperlink"/>
                <w:rFonts w:eastAsia="Calibri"/>
                <w:noProof/>
              </w:rPr>
              <w:t>REFERENCES</w:t>
            </w:r>
            <w:r w:rsidR="008F3A52">
              <w:rPr>
                <w:noProof/>
                <w:webHidden/>
              </w:rPr>
              <w:tab/>
            </w:r>
            <w:r w:rsidR="008F3A52">
              <w:rPr>
                <w:noProof/>
                <w:webHidden/>
              </w:rPr>
              <w:fldChar w:fldCharType="begin"/>
            </w:r>
            <w:r w:rsidR="008F3A52">
              <w:rPr>
                <w:noProof/>
                <w:webHidden/>
              </w:rPr>
              <w:instrText xml:space="preserve"> PAGEREF _Toc232010444 \h </w:instrText>
            </w:r>
            <w:r w:rsidR="008F3A52">
              <w:rPr>
                <w:noProof/>
                <w:webHidden/>
              </w:rPr>
            </w:r>
            <w:r w:rsidR="008F3A52">
              <w:rPr>
                <w:noProof/>
                <w:webHidden/>
              </w:rPr>
              <w:fldChar w:fldCharType="separate"/>
            </w:r>
            <w:r w:rsidR="009B2EE2">
              <w:rPr>
                <w:noProof/>
                <w:webHidden/>
              </w:rPr>
              <w:t>44</w:t>
            </w:r>
            <w:r w:rsidR="008F3A52">
              <w:rPr>
                <w:noProof/>
                <w:webHidden/>
              </w:rPr>
              <w:fldChar w:fldCharType="end"/>
            </w:r>
          </w:hyperlink>
        </w:p>
        <w:p w14:paraId="341DE8C6" w14:textId="2F7B4C44" w:rsidR="008F3A52" w:rsidRDefault="00000000">
          <w:pPr>
            <w:pStyle w:val="TOC1"/>
            <w:tabs>
              <w:tab w:val="right" w:leader="dot" w:pos="8630"/>
            </w:tabs>
            <w:rPr>
              <w:rFonts w:asciiTheme="minorHAnsi" w:eastAsiaTheme="minorEastAsia" w:hAnsiTheme="minorHAnsi" w:cstheme="minorBidi"/>
              <w:noProof/>
              <w:kern w:val="2"/>
              <w:lang w:eastAsia="zh-CN"/>
              <w14:ligatures w14:val="standardContextual"/>
            </w:rPr>
          </w:pPr>
          <w:hyperlink w:anchor="_Toc232010445" w:history="1">
            <w:r w:rsidR="008F3A52" w:rsidRPr="00313A6B">
              <w:rPr>
                <w:rStyle w:val="Hyperlink"/>
                <w:rFonts w:eastAsiaTheme="majorEastAsia"/>
                <w:noProof/>
              </w:rPr>
              <w:t>APPENDIX A. FINAL ALNS PARAMETER SUMMARY</w:t>
            </w:r>
            <w:r w:rsidR="008F3A52">
              <w:rPr>
                <w:noProof/>
                <w:webHidden/>
              </w:rPr>
              <w:tab/>
            </w:r>
            <w:r w:rsidR="008F3A52">
              <w:rPr>
                <w:noProof/>
                <w:webHidden/>
              </w:rPr>
              <w:fldChar w:fldCharType="begin"/>
            </w:r>
            <w:r w:rsidR="008F3A52">
              <w:rPr>
                <w:noProof/>
                <w:webHidden/>
              </w:rPr>
              <w:instrText xml:space="preserve"> PAGEREF _Toc232010445 \h </w:instrText>
            </w:r>
            <w:r w:rsidR="008F3A52">
              <w:rPr>
                <w:noProof/>
                <w:webHidden/>
              </w:rPr>
            </w:r>
            <w:r w:rsidR="008F3A52">
              <w:rPr>
                <w:noProof/>
                <w:webHidden/>
              </w:rPr>
              <w:fldChar w:fldCharType="separate"/>
            </w:r>
            <w:r w:rsidR="009B2EE2">
              <w:rPr>
                <w:noProof/>
                <w:webHidden/>
              </w:rPr>
              <w:t>45</w:t>
            </w:r>
            <w:r w:rsidR="008F3A52">
              <w:rPr>
                <w:noProof/>
                <w:webHidden/>
              </w:rPr>
              <w:fldChar w:fldCharType="end"/>
            </w:r>
          </w:hyperlink>
        </w:p>
        <w:p w14:paraId="7A77BEB4" w14:textId="5F7704B8" w:rsidR="008F3A52" w:rsidRDefault="00000000">
          <w:pPr>
            <w:pStyle w:val="TOC1"/>
            <w:tabs>
              <w:tab w:val="right" w:leader="dot" w:pos="8630"/>
            </w:tabs>
            <w:rPr>
              <w:rFonts w:asciiTheme="minorHAnsi" w:eastAsiaTheme="minorEastAsia" w:hAnsiTheme="minorHAnsi" w:cstheme="minorBidi"/>
              <w:noProof/>
              <w:kern w:val="2"/>
              <w:lang w:eastAsia="zh-CN"/>
              <w14:ligatures w14:val="standardContextual"/>
            </w:rPr>
          </w:pPr>
          <w:hyperlink w:anchor="_Toc232010446" w:history="1">
            <w:r w:rsidR="008F3A52" w:rsidRPr="00313A6B">
              <w:rPr>
                <w:rStyle w:val="Hyperlink"/>
                <w:rFonts w:eastAsiaTheme="majorEastAsia"/>
                <w:noProof/>
              </w:rPr>
              <w:t>APPENDIX B. Production</w:t>
            </w:r>
            <w:r w:rsidR="008F3A52" w:rsidRPr="00313A6B">
              <w:rPr>
                <w:rStyle w:val="Hyperlink"/>
                <w:rFonts w:eastAsiaTheme="majorEastAsia"/>
                <w:noProof/>
                <w:lang w:val="vi-VN"/>
              </w:rPr>
              <w:t xml:space="preserve"> Experiment Summary</w:t>
            </w:r>
            <w:r w:rsidR="008F3A52">
              <w:rPr>
                <w:noProof/>
                <w:webHidden/>
              </w:rPr>
              <w:tab/>
            </w:r>
            <w:r w:rsidR="008F3A52">
              <w:rPr>
                <w:noProof/>
                <w:webHidden/>
              </w:rPr>
              <w:fldChar w:fldCharType="begin"/>
            </w:r>
            <w:r w:rsidR="008F3A52">
              <w:rPr>
                <w:noProof/>
                <w:webHidden/>
              </w:rPr>
              <w:instrText xml:space="preserve"> PAGEREF _Toc232010446 \h </w:instrText>
            </w:r>
            <w:r w:rsidR="008F3A52">
              <w:rPr>
                <w:noProof/>
                <w:webHidden/>
              </w:rPr>
            </w:r>
            <w:r w:rsidR="008F3A52">
              <w:rPr>
                <w:noProof/>
                <w:webHidden/>
              </w:rPr>
              <w:fldChar w:fldCharType="separate"/>
            </w:r>
            <w:r w:rsidR="009B2EE2">
              <w:rPr>
                <w:noProof/>
                <w:webHidden/>
              </w:rPr>
              <w:t>45</w:t>
            </w:r>
            <w:r w:rsidR="008F3A52">
              <w:rPr>
                <w:noProof/>
                <w:webHidden/>
              </w:rPr>
              <w:fldChar w:fldCharType="end"/>
            </w:r>
          </w:hyperlink>
        </w:p>
        <w:p w14:paraId="5EDC0A3B" w14:textId="4B82FA5C" w:rsidR="008F3A52" w:rsidRDefault="00000000">
          <w:pPr>
            <w:pStyle w:val="TOC1"/>
            <w:tabs>
              <w:tab w:val="right" w:leader="dot" w:pos="8630"/>
            </w:tabs>
            <w:rPr>
              <w:rFonts w:asciiTheme="minorHAnsi" w:eastAsiaTheme="minorEastAsia" w:hAnsiTheme="minorHAnsi" w:cstheme="minorBidi"/>
              <w:noProof/>
              <w:kern w:val="2"/>
              <w:lang w:eastAsia="zh-CN"/>
              <w14:ligatures w14:val="standardContextual"/>
            </w:rPr>
          </w:pPr>
          <w:hyperlink w:anchor="_Toc232010447" w:history="1">
            <w:r w:rsidR="008F3A52" w:rsidRPr="00313A6B">
              <w:rPr>
                <w:rStyle w:val="Hyperlink"/>
                <w:rFonts w:eastAsiaTheme="majorEastAsia"/>
                <w:noProof/>
              </w:rPr>
              <w:t>APPENDIX C. AUTOMATED DEPLOYMENT AND REPRODUCIBILITY GUIDE</w:t>
            </w:r>
            <w:r w:rsidR="008F3A52">
              <w:rPr>
                <w:noProof/>
                <w:webHidden/>
              </w:rPr>
              <w:tab/>
            </w:r>
            <w:r w:rsidR="008F3A52">
              <w:rPr>
                <w:noProof/>
                <w:webHidden/>
              </w:rPr>
              <w:fldChar w:fldCharType="begin"/>
            </w:r>
            <w:r w:rsidR="008F3A52">
              <w:rPr>
                <w:noProof/>
                <w:webHidden/>
              </w:rPr>
              <w:instrText xml:space="preserve"> PAGEREF _Toc232010447 \h </w:instrText>
            </w:r>
            <w:r w:rsidR="008F3A52">
              <w:rPr>
                <w:noProof/>
                <w:webHidden/>
              </w:rPr>
            </w:r>
            <w:r w:rsidR="008F3A52">
              <w:rPr>
                <w:noProof/>
                <w:webHidden/>
              </w:rPr>
              <w:fldChar w:fldCharType="separate"/>
            </w:r>
            <w:r w:rsidR="009B2EE2">
              <w:rPr>
                <w:noProof/>
                <w:webHidden/>
              </w:rPr>
              <w:t>45</w:t>
            </w:r>
            <w:r w:rsidR="008F3A52">
              <w:rPr>
                <w:noProof/>
                <w:webHidden/>
              </w:rPr>
              <w:fldChar w:fldCharType="end"/>
            </w:r>
          </w:hyperlink>
        </w:p>
        <w:p w14:paraId="6610C7BF" w14:textId="77777777" w:rsidR="008F3A52" w:rsidRDefault="001138AD" w:rsidP="008F3A52">
          <w:pPr>
            <w:pStyle w:val="Heading1"/>
            <w:spacing w:before="100" w:beforeAutospacing="1" w:after="100" w:afterAutospacing="1" w:line="278" w:lineRule="auto"/>
            <w:rPr>
              <w:b w:val="0"/>
              <w:bCs w:val="0"/>
              <w:noProof/>
            </w:rPr>
          </w:pPr>
          <w:r>
            <w:rPr>
              <w:b w:val="0"/>
              <w:bCs w:val="0"/>
              <w:noProof/>
            </w:rPr>
            <w:fldChar w:fldCharType="end"/>
          </w:r>
        </w:p>
        <w:p w14:paraId="6D165DEB" w14:textId="4AB42603" w:rsidR="00CE7E34" w:rsidRPr="008F3A52" w:rsidRDefault="008F3A52" w:rsidP="008F3A52">
          <w:pPr>
            <w:spacing w:after="200" w:line="276" w:lineRule="auto"/>
            <w:rPr>
              <w:rFonts w:asciiTheme="majorHAnsi" w:eastAsiaTheme="majorEastAsia" w:hAnsiTheme="majorHAnsi" w:cstheme="majorBidi"/>
              <w:color w:val="365F91" w:themeColor="accent1" w:themeShade="BF"/>
              <w:sz w:val="28"/>
              <w:szCs w:val="28"/>
            </w:rPr>
          </w:pPr>
          <w:r>
            <w:rPr>
              <w:b/>
              <w:bCs/>
              <w:noProof/>
            </w:rPr>
            <w:br w:type="page"/>
          </w:r>
        </w:p>
      </w:sdtContent>
    </w:sdt>
    <w:p w14:paraId="0C617747" w14:textId="219F0883" w:rsidR="00CE7E34" w:rsidRPr="00EB3A17" w:rsidRDefault="00CE7E34" w:rsidP="00CE7E34">
      <w:pPr>
        <w:pStyle w:val="Heading1"/>
        <w:spacing w:before="100" w:beforeAutospacing="1" w:after="100" w:afterAutospacing="1" w:line="278" w:lineRule="auto"/>
        <w:jc w:val="center"/>
        <w:rPr>
          <w:rFonts w:ascii="Times New Roman" w:eastAsia="Calibri" w:hAnsi="Times New Roman" w:cs="Times New Roman"/>
          <w:color w:val="auto"/>
          <w:sz w:val="40"/>
        </w:rPr>
      </w:pPr>
      <w:r w:rsidRPr="00CE7E34">
        <w:rPr>
          <w:rFonts w:ascii="Times New Roman" w:eastAsia="Calibri" w:hAnsi="Times New Roman" w:cs="Times New Roman"/>
          <w:color w:val="auto"/>
          <w:sz w:val="40"/>
        </w:rPr>
        <w:lastRenderedPageBreak/>
        <w:t xml:space="preserve"> </w:t>
      </w:r>
      <w:bookmarkStart w:id="3" w:name="_Toc232010381"/>
      <w:r w:rsidRPr="00EB3A17">
        <w:rPr>
          <w:rFonts w:ascii="Times New Roman" w:eastAsia="Calibri" w:hAnsi="Times New Roman" w:cs="Times New Roman"/>
          <w:color w:val="auto"/>
          <w:sz w:val="40"/>
        </w:rPr>
        <w:t>ABSTRACT</w:t>
      </w:r>
      <w:bookmarkEnd w:id="3"/>
    </w:p>
    <w:p w14:paraId="12298BAE" w14:textId="42983D76" w:rsidR="00CE7E34" w:rsidRPr="00A63E97" w:rsidRDefault="00CE7E34" w:rsidP="00CE7E34">
      <w:pPr>
        <w:pStyle w:val="NormalWeb"/>
      </w:pPr>
      <w:r w:rsidRPr="00A63E97">
        <w:t xml:space="preserve">The Crowd-Shipping Problem with Time Windows, Transshipment Nodes, and Delivery Options (CSPTW-TN-DO) combines dedicated vehicles, occasional </w:t>
      </w:r>
      <w:proofErr w:type="spellStart"/>
      <w:r w:rsidR="069FBF9A">
        <w:t>drivers</w:t>
      </w:r>
      <w:r>
        <w:t>s</w:t>
      </w:r>
      <w:proofErr w:type="spellEnd"/>
      <w:r w:rsidRPr="00A63E97">
        <w:t>, customer pick-up points, transshipment nodes, capacity restrictions, and time-window requirements. The reference study formulates the problem with a cost-minimization objective and develops both an exact mathematical model and an Adaptive Large Neighborhood Search (ALNS).</w:t>
      </w:r>
    </w:p>
    <w:p w14:paraId="5EE03E1E" w14:textId="0A352F99" w:rsidR="00CE7E34" w:rsidRPr="00A63E97" w:rsidRDefault="00CE7E34" w:rsidP="00CE7E34">
      <w:pPr>
        <w:pStyle w:val="NormalWeb"/>
      </w:pPr>
      <w:r w:rsidRPr="00A63E97">
        <w:t>This project reconstructs the main problem structure and the reported ALNS framework, then extends the objective to include estimated operational emissions from dedicated vehicles and occasional</w:t>
      </w:r>
      <w:r w:rsidR="069FBF9A">
        <w:t xml:space="preserve"> </w:t>
      </w:r>
      <w:proofErr w:type="gramStart"/>
      <w:r w:rsidR="069FBF9A">
        <w:t>drivers</w:t>
      </w:r>
      <w:proofErr w:type="gramEnd"/>
      <w:r w:rsidRPr="00A63E97">
        <w:t xml:space="preserve"> detours. Because cost and emissions have different units and numerical scales, empirical boundary anchors are used to normalize both objectives before they are combined in a weighted scalar function.</w:t>
      </w:r>
    </w:p>
    <w:p w14:paraId="5BBBEFAB" w14:textId="77777777" w:rsidR="00CE7E34" w:rsidRPr="00A63E97" w:rsidRDefault="00CE7E34" w:rsidP="00CE7E34">
      <w:pPr>
        <w:pStyle w:val="NormalWeb"/>
      </w:pPr>
      <w:r w:rsidRPr="00A63E97">
        <w:t>Before the production experiment, the implementation was checked through structural, behavioral, and numerical verification. The final benchmark contained 120 ALNS runs across C101-derived and R101-derived instances. Each instance was tested using five lambda values and twelve matched seeds under the same code revision, hardware environment, and 301-iteration limit. All runs completed successfully and passed the final feasibility validator.</w:t>
      </w:r>
    </w:p>
    <w:p w14:paraId="53E66D1A" w14:textId="77777777" w:rsidR="00CE7E34" w:rsidRPr="00A63E97" w:rsidRDefault="00CE7E34" w:rsidP="00CE7E34">
      <w:pPr>
        <w:pStyle w:val="NormalWeb"/>
      </w:pPr>
      <w:r w:rsidRPr="00A63E97">
        <w:t>For the C101-derived instance, the intermediate lambda settings generally produced lower mean cost and lower mean emissions than the cost-oriented baseline. The lowest mean cost was obtained at λ = 0.50, while the lowest mean emissions were obtained at λ = 0.75. For the R101-derived instance, the relationship was weaker and non-monotonic. The λ = 1.00 setting produced the lowest mean emissions, while λ = 0.75 resulted in higher mean cost and emissions than λ = 0.</w:t>
      </w:r>
    </w:p>
    <w:p w14:paraId="701F81AB" w14:textId="77777777" w:rsidR="00A9343C" w:rsidRDefault="00A9343C" w:rsidP="00CE7E34">
      <w:pPr>
        <w:pStyle w:val="NormalWeb"/>
        <w:rPr>
          <w:lang w:val="vi-VN"/>
        </w:rPr>
      </w:pPr>
      <w:r>
        <w:t>The exact C101-derived formulation was also evaluated through two weighted-objective configuration packages under a 300-second time limit. Both packages produced the same weighted-sum incumbents to the reported precision. A separate epsilon-constraint stage was attempted but did not return a retained feasible incumbent within the computational limit. The exact evidence therefore consists of the validated anchor and weighted-sum solutions. The findings provide controlled evidence on cost–emission behavior rather than a complete Pareto frontier or a claim of zero-gap global optimality.</w:t>
      </w:r>
    </w:p>
    <w:p w14:paraId="42020B1E" w14:textId="77777777" w:rsidR="00CE7E34" w:rsidRPr="00A63E97" w:rsidRDefault="00CE7E34" w:rsidP="00CE7E34">
      <w:pPr>
        <w:pStyle w:val="NormalWeb"/>
      </w:pPr>
      <w:r w:rsidRPr="00A63E97">
        <w:rPr>
          <w:b/>
          <w:bCs/>
        </w:rPr>
        <w:t>Keywords</w:t>
      </w:r>
      <w:r w:rsidRPr="00A63E97">
        <w:t>: Crowd-shipping; last-mile delivery; Adaptive Large Neighborhood Search; multi-objective optimization; operational emissions; transshipment nodes; alternative delivery points.</w:t>
      </w:r>
    </w:p>
    <w:p w14:paraId="63715364" w14:textId="77777777" w:rsidR="00CE7E34" w:rsidRPr="00EB3A17" w:rsidRDefault="00CE7E34" w:rsidP="00CE7E34">
      <w:pPr>
        <w:pStyle w:val="Heading1"/>
        <w:spacing w:before="100" w:beforeAutospacing="1" w:after="100" w:afterAutospacing="1" w:line="278" w:lineRule="auto"/>
        <w:jc w:val="center"/>
        <w:rPr>
          <w:rFonts w:ascii="Times New Roman" w:eastAsia="Calibri" w:hAnsi="Times New Roman" w:cs="Times New Roman"/>
          <w:color w:val="auto"/>
          <w:sz w:val="40"/>
        </w:rPr>
      </w:pPr>
      <w:bookmarkStart w:id="4" w:name="_Toc232010382"/>
      <w:r w:rsidRPr="00EB3A17">
        <w:rPr>
          <w:rFonts w:ascii="Times New Roman" w:eastAsia="Calibri" w:hAnsi="Times New Roman" w:cs="Times New Roman"/>
          <w:color w:val="auto"/>
          <w:sz w:val="40"/>
        </w:rPr>
        <w:lastRenderedPageBreak/>
        <w:t>CHAPTER 1. INTRODUCTION</w:t>
      </w:r>
      <w:bookmarkEnd w:id="4"/>
    </w:p>
    <w:p w14:paraId="0D9906D6" w14:textId="77777777" w:rsidR="00CE7E34" w:rsidRPr="008B06FA"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5" w:name="_Toc232010383"/>
      <w:r w:rsidRPr="008B06FA">
        <w:rPr>
          <w:rFonts w:ascii="Times New Roman" w:eastAsia="SimSun" w:hAnsi="Times New Roman" w:cs="Times New Roman"/>
          <w:color w:val="auto"/>
          <w:sz w:val="32"/>
          <w:szCs w:val="32"/>
          <w:lang w:eastAsia="zh-CN"/>
        </w:rPr>
        <w:t>1.1 Background</w:t>
      </w:r>
      <w:bookmarkEnd w:id="5"/>
    </w:p>
    <w:p w14:paraId="42A7FB9C" w14:textId="77777777" w:rsidR="00CE7E34" w:rsidRDefault="00CE7E34" w:rsidP="00CE7E34">
      <w:pPr>
        <w:pStyle w:val="isselectedend"/>
      </w:pPr>
      <w:r>
        <w:t>Last-mile delivery is one of the most difficult stages of a distribution system. E-commerce growth increases parcel volume, while customers expect faster delivery and more flexible service. Logistics providers must therefore coordinate route distance, customer preferences, vehicle capacity, delivery time windows, and operating cost.</w:t>
      </w:r>
    </w:p>
    <w:p w14:paraId="416C6E88" w14:textId="07F42380" w:rsidR="00CE7E34" w:rsidRDefault="00CE7E34" w:rsidP="00CE7E34">
      <w:pPr>
        <w:pStyle w:val="isselectedend"/>
      </w:pPr>
      <w:r>
        <w:t xml:space="preserve">Traditional home delivery is not always efficient. A dedicated vehicle may need to visit many individual locations, while unsuccessful delivery attempts can create additional travel and handling effort. Crowd-shipping and alternative delivery points provide more flexible options. Occasional </w:t>
      </w:r>
      <w:proofErr w:type="spellStart"/>
      <w:r w:rsidR="069FBF9A">
        <w:t>drivers</w:t>
      </w:r>
      <w:r>
        <w:t>s</w:t>
      </w:r>
      <w:proofErr w:type="spellEnd"/>
      <w:r>
        <w:t xml:space="preserve"> can deliver parcels along their existing trips, while customers may collect parcels from assigned pick-up locations.</w:t>
      </w:r>
    </w:p>
    <w:p w14:paraId="77D92F98" w14:textId="3D0A5940" w:rsidR="00CE7E34" w:rsidRDefault="00CE7E34" w:rsidP="00CE7E34">
      <w:pPr>
        <w:pStyle w:val="NormalWeb"/>
      </w:pPr>
      <w:r>
        <w:t xml:space="preserve">Transshipment nodes provide another delivery mechanism. A dedicated vehicle can leave parcels at a transfer point, and an occasional </w:t>
      </w:r>
      <w:r w:rsidR="069FBF9A">
        <w:t>drivers</w:t>
      </w:r>
      <w:r>
        <w:t xml:space="preserve"> can collect them later. This mechanism may increase the number of feasible crowd-shipping assignments, but it also creates a synchronization requirement. The occasional </w:t>
      </w:r>
      <w:r w:rsidR="069FBF9A">
        <w:t>drivers</w:t>
      </w:r>
      <w:r>
        <w:t xml:space="preserve"> cannot collect a parcel before the dedicated vehicle reaches the transfer point and completes the handoff.</w:t>
      </w:r>
    </w:p>
    <w:p w14:paraId="6203D267" w14:textId="77777777" w:rsidR="00CE7E34" w:rsidRPr="008B06FA"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6" w:name="_Toc232010384"/>
      <w:r w:rsidRPr="008B06FA">
        <w:rPr>
          <w:rFonts w:ascii="Times New Roman" w:eastAsia="SimSun" w:hAnsi="Times New Roman" w:cs="Times New Roman"/>
          <w:color w:val="auto"/>
          <w:sz w:val="32"/>
          <w:szCs w:val="32"/>
          <w:lang w:eastAsia="zh-CN"/>
        </w:rPr>
        <w:t>1.2 Reference Study</w:t>
      </w:r>
      <w:bookmarkEnd w:id="6"/>
    </w:p>
    <w:p w14:paraId="47ABA0BE" w14:textId="486136E0" w:rsidR="00CE7E34" w:rsidRPr="00DA1835" w:rsidRDefault="00CE7E34" w:rsidP="00CE7E34">
      <w:pPr>
        <w:pStyle w:val="isselectedend"/>
      </w:pPr>
      <w:r w:rsidRPr="00DA1835">
        <w:t xml:space="preserve">Yu, </w:t>
      </w:r>
      <w:proofErr w:type="spellStart"/>
      <w:r w:rsidRPr="00DA1835">
        <w:t>Jodiawan</w:t>
      </w:r>
      <w:proofErr w:type="spellEnd"/>
      <w:r w:rsidRPr="00DA1835">
        <w:t xml:space="preserve">, and Redi (2022) introduced the Crowd-Shipping Problem with Time Windows, Transshipment Nodes, and Delivery Options, abbreviated as CSPTW-TN-DO. The problem integrates dedicated vehicles, occasional </w:t>
      </w:r>
      <w:proofErr w:type="spellStart"/>
      <w:r w:rsidR="069FBF9A">
        <w:t>drivers</w:t>
      </w:r>
      <w:r>
        <w:t>s</w:t>
      </w:r>
      <w:proofErr w:type="spellEnd"/>
      <w:r w:rsidRPr="00DA1835">
        <w:t>, transshipment nodes, alternative delivery points, three customer types, time windows, and capacity restrictions.</w:t>
      </w:r>
    </w:p>
    <w:p w14:paraId="1E42855F" w14:textId="32612AD2" w:rsidR="00CE7E34" w:rsidRPr="00DA1835" w:rsidRDefault="00CE7E34" w:rsidP="00CE7E34">
      <w:pPr>
        <w:pStyle w:val="isselectedend"/>
      </w:pPr>
      <w:r w:rsidRPr="00DA1835">
        <w:t>The reference study formulates the problem as a Mixed Integer Nonlinear Programming model, applies linearization so that it can be solved by CPLEX, and develops an Adaptive Large Neighborhood Search for larger instances. The original objective minimizes total distribution cost, including dedicated</w:t>
      </w:r>
      <w:r w:rsidR="054F155A">
        <w:t xml:space="preserve"> vehicles</w:t>
      </w:r>
      <w:r w:rsidRPr="00DA1835">
        <w:t xml:space="preserve"> travel cost and compensation for the additional distance traveled by occasional </w:t>
      </w:r>
      <w:proofErr w:type="spellStart"/>
      <w:r w:rsidR="069FBF9A">
        <w:t>drivers</w:t>
      </w:r>
      <w:r>
        <w:t>s</w:t>
      </w:r>
      <w:proofErr w:type="spellEnd"/>
      <w:r w:rsidRPr="00DA1835">
        <w:t>.</w:t>
      </w:r>
    </w:p>
    <w:p w14:paraId="79035A03" w14:textId="77777777" w:rsidR="00CE7E34" w:rsidRPr="00DA1835" w:rsidRDefault="00CE7E34" w:rsidP="00CE7E34">
      <w:pPr>
        <w:pStyle w:val="NormalWeb"/>
      </w:pPr>
      <w:r w:rsidRPr="00DA1835">
        <w:t>For its computational experiments, the reference study generated extended CSPTW-TN-DO instances from Solomon VRPTW benchmark data.</w:t>
      </w:r>
    </w:p>
    <w:p w14:paraId="10A11064" w14:textId="77777777" w:rsidR="00CE7E34" w:rsidRPr="008B06FA"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7" w:name="_Toc232010385"/>
      <w:r w:rsidRPr="008B06FA">
        <w:rPr>
          <w:rFonts w:ascii="Times New Roman" w:eastAsia="SimSun" w:hAnsi="Times New Roman" w:cs="Times New Roman"/>
          <w:color w:val="auto"/>
          <w:sz w:val="32"/>
          <w:szCs w:val="32"/>
          <w:lang w:eastAsia="zh-CN"/>
        </w:rPr>
        <w:t>1.3 Research Gap and Motivation</w:t>
      </w:r>
      <w:bookmarkEnd w:id="7"/>
    </w:p>
    <w:p w14:paraId="0DFE8401" w14:textId="31CF0590" w:rsidR="00CE7E34" w:rsidRDefault="00CE7E34" w:rsidP="00CE7E34">
      <w:pPr>
        <w:pStyle w:val="isselectedend"/>
      </w:pPr>
      <w:r>
        <w:t xml:space="preserve">The reference model is cost-oriented. However, the lowest-cost delivery plan is not automatically the lowest-emission plan. An occasional </w:t>
      </w:r>
      <w:r w:rsidR="069FBF9A">
        <w:t>drivers</w:t>
      </w:r>
      <w:r>
        <w:t xml:space="preserve"> may be inexpensive from the company’s perspective but may create a long additional detour. In another case, delivery consolidation through an alternative delivery point may reduce both cost and emissions by replacing several customer visits with one delivery location.</w:t>
      </w:r>
    </w:p>
    <w:p w14:paraId="781ACC43" w14:textId="77777777" w:rsidR="00CE7E34" w:rsidRPr="00DA1835" w:rsidRDefault="00CE7E34" w:rsidP="00CE7E34">
      <w:pPr>
        <w:pStyle w:val="NormalWeb"/>
        <w:rPr>
          <w:lang w:val="vi-VN"/>
        </w:rPr>
      </w:pPr>
      <w:r>
        <w:lastRenderedPageBreak/>
        <w:t>The reference study also identifies environmental impact as a relevant direction for future work. This project follows that direction by extending the objective layer rather than redesigning the underlying search algorithm.</w:t>
      </w:r>
    </w:p>
    <w:p w14:paraId="371B257E" w14:textId="0F21EB4D" w:rsidR="00CE7E34" w:rsidRPr="00326086" w:rsidRDefault="00846DDC" w:rsidP="00846DDC">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8" w:name="_Toc232010386"/>
      <w:r>
        <w:rPr>
          <w:rFonts w:ascii="Times New Roman" w:eastAsia="SimSun" w:hAnsi="Times New Roman" w:cs="Times New Roman"/>
          <w:color w:val="auto"/>
          <w:sz w:val="32"/>
          <w:szCs w:val="32"/>
          <w:lang w:eastAsia="zh-CN"/>
        </w:rPr>
        <w:t xml:space="preserve">1.4 </w:t>
      </w:r>
      <w:r w:rsidR="00CE7E34" w:rsidRPr="00326086">
        <w:rPr>
          <w:rFonts w:ascii="Times New Roman" w:eastAsia="SimSun" w:hAnsi="Times New Roman" w:cs="Times New Roman"/>
          <w:color w:val="auto"/>
          <w:sz w:val="32"/>
          <w:szCs w:val="32"/>
          <w:lang w:eastAsia="zh-CN"/>
        </w:rPr>
        <w:t>Research Objectives</w:t>
      </w:r>
      <w:bookmarkEnd w:id="8"/>
    </w:p>
    <w:p w14:paraId="277A360E" w14:textId="77777777" w:rsidR="00CE7E34" w:rsidRDefault="00CE7E34" w:rsidP="00CE7E34">
      <w:pPr>
        <w:pStyle w:val="isselectedend"/>
        <w:rPr>
          <w:lang w:val="vi-VN"/>
        </w:rPr>
      </w:pPr>
      <w:r>
        <w:t>The project has five objectives:</w:t>
      </w:r>
    </w:p>
    <w:p w14:paraId="1678846A" w14:textId="77777777" w:rsidR="00CE7E34" w:rsidRDefault="00CE7E34" w:rsidP="003E3D81">
      <w:pPr>
        <w:pStyle w:val="isselectedend"/>
        <w:numPr>
          <w:ilvl w:val="0"/>
          <w:numId w:val="7"/>
        </w:numPr>
        <w:rPr>
          <w:lang w:val="vi-VN"/>
        </w:rPr>
      </w:pPr>
      <w:r>
        <w:t>To reconstruct the main CSPTW-TN-DO model logic and the reported ALNS framework.</w:t>
      </w:r>
    </w:p>
    <w:p w14:paraId="287C9B5E" w14:textId="77777777" w:rsidR="00CE7E34" w:rsidRDefault="00CE7E34" w:rsidP="003E3D81">
      <w:pPr>
        <w:pStyle w:val="isselectedend"/>
        <w:numPr>
          <w:ilvl w:val="0"/>
          <w:numId w:val="7"/>
        </w:numPr>
        <w:rPr>
          <w:lang w:val="vi-VN"/>
        </w:rPr>
      </w:pPr>
      <w:r>
        <w:t>To extend the original cost-only objective with estimated operational emissions.</w:t>
      </w:r>
    </w:p>
    <w:p w14:paraId="4F613C37" w14:textId="77777777" w:rsidR="00CE7E34" w:rsidRDefault="00CE7E34" w:rsidP="003E3D81">
      <w:pPr>
        <w:pStyle w:val="isselectedend"/>
        <w:numPr>
          <w:ilvl w:val="0"/>
          <w:numId w:val="7"/>
        </w:numPr>
        <w:rPr>
          <w:lang w:val="vi-VN"/>
        </w:rPr>
      </w:pPr>
      <w:r>
        <w:t>To verify the implementation through fidelity, feasibility, and numerical checks.</w:t>
      </w:r>
    </w:p>
    <w:p w14:paraId="604FE65E" w14:textId="77777777" w:rsidR="00CE7E34" w:rsidRDefault="00CE7E34" w:rsidP="003E3D81">
      <w:pPr>
        <w:pStyle w:val="isselectedend"/>
        <w:numPr>
          <w:ilvl w:val="0"/>
          <w:numId w:val="7"/>
        </w:numPr>
        <w:rPr>
          <w:lang w:val="vi-VN"/>
        </w:rPr>
      </w:pPr>
      <w:r>
        <w:t>To conduct a controlled experiment under different cost and emission priorities.</w:t>
      </w:r>
    </w:p>
    <w:p w14:paraId="74457C90" w14:textId="77777777" w:rsidR="00CE7E34" w:rsidRDefault="00CE7E34" w:rsidP="003E3D81">
      <w:pPr>
        <w:pStyle w:val="isselectedend"/>
        <w:numPr>
          <w:ilvl w:val="0"/>
          <w:numId w:val="7"/>
        </w:numPr>
      </w:pPr>
      <w:r>
        <w:t>To interpret solution behavior across clustered and randomly distributed spatial structures.</w:t>
      </w:r>
    </w:p>
    <w:p w14:paraId="28C8870A" w14:textId="4A54C3B2" w:rsidR="00CE7E34" w:rsidRPr="00326086" w:rsidRDefault="00846DDC" w:rsidP="00846DDC">
      <w:pPr>
        <w:pStyle w:val="Heading2"/>
        <w:tabs>
          <w:tab w:val="num" w:pos="1080"/>
        </w:tabs>
        <w:spacing w:before="100" w:beforeAutospacing="1" w:after="100" w:afterAutospacing="1" w:line="278" w:lineRule="auto"/>
        <w:rPr>
          <w:rFonts w:ascii="Times New Roman" w:eastAsia="SimSun" w:hAnsi="Times New Roman" w:cs="Times New Roman"/>
          <w:color w:val="auto"/>
          <w:sz w:val="32"/>
          <w:szCs w:val="32"/>
          <w:lang w:eastAsia="zh-CN"/>
        </w:rPr>
      </w:pPr>
      <w:bookmarkStart w:id="9" w:name="_Toc232010387"/>
      <w:r>
        <w:rPr>
          <w:rFonts w:ascii="Times New Roman" w:eastAsia="SimSun" w:hAnsi="Times New Roman" w:cs="Times New Roman"/>
          <w:color w:val="auto"/>
          <w:sz w:val="32"/>
          <w:szCs w:val="32"/>
          <w:lang w:eastAsia="zh-CN"/>
        </w:rPr>
        <w:t>1.5</w:t>
      </w:r>
      <w:r w:rsidR="00CE7E34" w:rsidRPr="00846DDC">
        <w:rPr>
          <w:rFonts w:ascii="Times New Roman" w:eastAsia="SimSun" w:hAnsi="Times New Roman" w:cs="Times New Roman"/>
          <w:color w:val="auto"/>
          <w:sz w:val="32"/>
          <w:szCs w:val="32"/>
          <w:lang w:eastAsia="zh-CN"/>
        </w:rPr>
        <w:t xml:space="preserve"> </w:t>
      </w:r>
      <w:r w:rsidR="00CE7E34" w:rsidRPr="00326086">
        <w:rPr>
          <w:rFonts w:ascii="Times New Roman" w:eastAsia="SimSun" w:hAnsi="Times New Roman" w:cs="Times New Roman"/>
          <w:color w:val="auto"/>
          <w:sz w:val="32"/>
          <w:szCs w:val="32"/>
          <w:lang w:eastAsia="zh-CN"/>
        </w:rPr>
        <w:t>Research Questions</w:t>
      </w:r>
      <w:bookmarkEnd w:id="9"/>
    </w:p>
    <w:p w14:paraId="2FF165AC" w14:textId="77777777" w:rsidR="00CE7E34" w:rsidRDefault="00CE7E34" w:rsidP="00CE7E34">
      <w:pPr>
        <w:pStyle w:val="isselectedend"/>
        <w:rPr>
          <w:lang w:val="vi-VN"/>
        </w:rPr>
      </w:pPr>
      <w:r>
        <w:t>The study addresses the following research questions:</w:t>
      </w:r>
    </w:p>
    <w:p w14:paraId="5AD6458F" w14:textId="77777777" w:rsidR="00CE7E34" w:rsidRDefault="00CE7E34" w:rsidP="003E3D81">
      <w:pPr>
        <w:pStyle w:val="isselectedend"/>
        <w:numPr>
          <w:ilvl w:val="0"/>
          <w:numId w:val="8"/>
        </w:numPr>
        <w:rPr>
          <w:lang w:val="vi-VN"/>
        </w:rPr>
      </w:pPr>
      <w:r>
        <w:t>Can the reconstructed framework generate feasible and internally consistent solutions for the tested instances?</w:t>
      </w:r>
    </w:p>
    <w:p w14:paraId="69376320" w14:textId="77777777" w:rsidR="00CE7E34" w:rsidRDefault="00CE7E34" w:rsidP="003E3D81">
      <w:pPr>
        <w:pStyle w:val="isselectedend"/>
        <w:numPr>
          <w:ilvl w:val="0"/>
          <w:numId w:val="8"/>
        </w:numPr>
        <w:rPr>
          <w:lang w:val="vi-VN"/>
        </w:rPr>
      </w:pPr>
      <w:r>
        <w:t>How can cost and emissions be combined without allowing one raw numerical scale to dominate the objective?</w:t>
      </w:r>
    </w:p>
    <w:p w14:paraId="0CE2BD36" w14:textId="77777777" w:rsidR="00CE7E34" w:rsidRDefault="00CE7E34" w:rsidP="003E3D81">
      <w:pPr>
        <w:pStyle w:val="isselectedend"/>
        <w:numPr>
          <w:ilvl w:val="0"/>
          <w:numId w:val="8"/>
        </w:numPr>
        <w:rPr>
          <w:lang w:val="vi-VN"/>
        </w:rPr>
      </w:pPr>
      <w:r>
        <w:t>How do solution cost, emissions, and variability change across the five lambda values?</w:t>
      </w:r>
    </w:p>
    <w:p w14:paraId="71817A62" w14:textId="77777777" w:rsidR="00CE7E34" w:rsidRDefault="00CE7E34" w:rsidP="003E3D81">
      <w:pPr>
        <w:pStyle w:val="isselectedend"/>
        <w:numPr>
          <w:ilvl w:val="0"/>
          <w:numId w:val="8"/>
        </w:numPr>
        <w:rPr>
          <w:lang w:val="vi-VN"/>
        </w:rPr>
      </w:pPr>
      <w:r>
        <w:t>Does the clustered C101-derived structure behave differently from the random R101-derived structure?</w:t>
      </w:r>
    </w:p>
    <w:p w14:paraId="0F410388" w14:textId="77777777" w:rsidR="00CE7E34" w:rsidRDefault="00CE7E34" w:rsidP="003E3D81">
      <w:pPr>
        <w:pStyle w:val="isselectedend"/>
        <w:numPr>
          <w:ilvl w:val="0"/>
          <w:numId w:val="8"/>
        </w:numPr>
      </w:pPr>
      <w:r>
        <w:t>What conclusions are supported by the exact-solver and ALNS results, and what claims remain outside the current evidence?</w:t>
      </w:r>
    </w:p>
    <w:p w14:paraId="4C312AAF" w14:textId="77777777" w:rsidR="00CE7E34" w:rsidRPr="00326086"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10" w:name="_Toc232010388"/>
      <w:r w:rsidRPr="00326086">
        <w:rPr>
          <w:rFonts w:ascii="Times New Roman" w:eastAsia="SimSun" w:hAnsi="Times New Roman" w:cs="Times New Roman"/>
          <w:color w:val="auto"/>
          <w:sz w:val="32"/>
          <w:szCs w:val="32"/>
          <w:lang w:eastAsia="zh-CN"/>
        </w:rPr>
        <w:t>1.6 Scope and Contribution</w:t>
      </w:r>
      <w:bookmarkEnd w:id="10"/>
    </w:p>
    <w:p w14:paraId="153F50D8" w14:textId="77777777" w:rsidR="00CE7E34" w:rsidRDefault="00CE7E34" w:rsidP="00CE7E34">
      <w:pPr>
        <w:pStyle w:val="isselectedend"/>
      </w:pPr>
      <w:r>
        <w:t>This project does not propose a new ALNS. The reported operator structure and main parameter settings are reconstructed as the solution framework for the emission-aware extension. Limited safeguards are introduced only when the new objective creates numerical or feasibility cases that are not covered by the original cost-only setting.</w:t>
      </w:r>
    </w:p>
    <w:p w14:paraId="390D3D12" w14:textId="77777777" w:rsidR="00CE7E34" w:rsidRPr="00B76198" w:rsidRDefault="00CE7E34" w:rsidP="00CE7E34">
      <w:pPr>
        <w:pStyle w:val="NormalWeb"/>
        <w:rPr>
          <w:lang w:val="vi-VN"/>
        </w:rPr>
      </w:pPr>
      <w:r>
        <w:t>The project contribution has three levels.</w:t>
      </w:r>
    </w:p>
    <w:tbl>
      <w:tblPr>
        <w:tblStyle w:val="TableGrid"/>
        <w:tblW w:w="0" w:type="auto"/>
        <w:jc w:val="center"/>
        <w:tblLook w:val="04A0" w:firstRow="1" w:lastRow="0" w:firstColumn="1" w:lastColumn="0" w:noHBand="0" w:noVBand="1"/>
      </w:tblPr>
      <w:tblGrid>
        <w:gridCol w:w="2122"/>
        <w:gridCol w:w="6508"/>
      </w:tblGrid>
      <w:tr w:rsidR="00CE7E34" w:rsidRPr="00EF7421" w14:paraId="32535EBB" w14:textId="77777777">
        <w:trPr>
          <w:jc w:val="center"/>
        </w:trPr>
        <w:tc>
          <w:tcPr>
            <w:tcW w:w="2122" w:type="dxa"/>
            <w:shd w:val="clear" w:color="auto" w:fill="D9EAF7"/>
          </w:tcPr>
          <w:p w14:paraId="4BECA3C5" w14:textId="77777777" w:rsidR="00CE7E34" w:rsidRPr="00EF7421" w:rsidRDefault="00CE7E34" w:rsidP="003F17C6">
            <w:r w:rsidRPr="00EF7421">
              <w:rPr>
                <w:b/>
              </w:rPr>
              <w:t>Contribution level</w:t>
            </w:r>
          </w:p>
        </w:tc>
        <w:tc>
          <w:tcPr>
            <w:tcW w:w="6508" w:type="dxa"/>
            <w:shd w:val="clear" w:color="auto" w:fill="D9EAF7"/>
          </w:tcPr>
          <w:p w14:paraId="50539A4D" w14:textId="77777777" w:rsidR="00CE7E34" w:rsidRPr="00EF7421" w:rsidRDefault="00CE7E34" w:rsidP="003F17C6">
            <w:r w:rsidRPr="00EF7421">
              <w:rPr>
                <w:b/>
              </w:rPr>
              <w:t>Project contribution</w:t>
            </w:r>
          </w:p>
        </w:tc>
      </w:tr>
      <w:tr w:rsidR="00CE7E34" w:rsidRPr="00EF7421" w14:paraId="6FC1B0CA" w14:textId="77777777">
        <w:trPr>
          <w:jc w:val="center"/>
        </w:trPr>
        <w:tc>
          <w:tcPr>
            <w:tcW w:w="2122" w:type="dxa"/>
            <w:vAlign w:val="center"/>
          </w:tcPr>
          <w:p w14:paraId="4365EED8" w14:textId="77777777" w:rsidR="00CE7E34" w:rsidRPr="00EF7421" w:rsidRDefault="00CE7E34" w:rsidP="003F17C6">
            <w:r w:rsidRPr="00EF7421">
              <w:t>Modeling</w:t>
            </w:r>
          </w:p>
        </w:tc>
        <w:tc>
          <w:tcPr>
            <w:tcW w:w="6508" w:type="dxa"/>
            <w:vAlign w:val="center"/>
          </w:tcPr>
          <w:p w14:paraId="3888B62D" w14:textId="77777777" w:rsidR="00CE7E34" w:rsidRPr="00EF7421" w:rsidRDefault="00CE7E34" w:rsidP="003F17C6">
            <w:r>
              <w:t>Extension from a cost-only objective to a normalized cost–emission objective.</w:t>
            </w:r>
          </w:p>
        </w:tc>
      </w:tr>
      <w:tr w:rsidR="00CE7E34" w:rsidRPr="00EF7421" w14:paraId="576A7BC1" w14:textId="77777777">
        <w:trPr>
          <w:jc w:val="center"/>
        </w:trPr>
        <w:tc>
          <w:tcPr>
            <w:tcW w:w="2122" w:type="dxa"/>
            <w:vAlign w:val="center"/>
          </w:tcPr>
          <w:p w14:paraId="74A82A6B" w14:textId="77777777" w:rsidR="00CE7E34" w:rsidRPr="00EF7421" w:rsidRDefault="00CE7E34" w:rsidP="003F17C6">
            <w:r w:rsidRPr="00EF7421">
              <w:lastRenderedPageBreak/>
              <w:t>Computational</w:t>
            </w:r>
          </w:p>
        </w:tc>
        <w:tc>
          <w:tcPr>
            <w:tcW w:w="6508" w:type="dxa"/>
            <w:vAlign w:val="center"/>
          </w:tcPr>
          <w:p w14:paraId="72704095" w14:textId="77777777" w:rsidR="00CE7E34" w:rsidRPr="00EF7421" w:rsidRDefault="00CE7E34" w:rsidP="003F17C6">
            <w:r>
              <w:t>A paper-based exact formulation and ALNS reconstruction used to evaluate cost, emissions, routing decisions, feasibility, and runtime.</w:t>
            </w:r>
          </w:p>
        </w:tc>
      </w:tr>
      <w:tr w:rsidR="00CE7E34" w:rsidRPr="00EF7421" w14:paraId="45D0051E" w14:textId="77777777">
        <w:trPr>
          <w:jc w:val="center"/>
        </w:trPr>
        <w:tc>
          <w:tcPr>
            <w:tcW w:w="2122" w:type="dxa"/>
            <w:vAlign w:val="center"/>
          </w:tcPr>
          <w:p w14:paraId="2B1A7D0C" w14:textId="77777777" w:rsidR="00CE7E34" w:rsidRPr="00EF7421" w:rsidRDefault="00CE7E34" w:rsidP="003F17C6">
            <w:r w:rsidRPr="00EF7421">
              <w:t>Reliability</w:t>
            </w:r>
          </w:p>
        </w:tc>
        <w:tc>
          <w:tcPr>
            <w:tcW w:w="650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7E34" w14:paraId="41B330A5" w14:textId="77777777" w:rsidTr="003F17C6">
              <w:trPr>
                <w:tblCellSpacing w:w="15" w:type="dxa"/>
              </w:trPr>
              <w:tc>
                <w:tcPr>
                  <w:tcW w:w="0" w:type="auto"/>
                  <w:vAlign w:val="center"/>
                  <w:hideMark/>
                </w:tcPr>
                <w:p w14:paraId="323BF859" w14:textId="77777777" w:rsidR="00CE7E34" w:rsidRDefault="00CE7E34" w:rsidP="003F17C6">
                  <w:pPr>
                    <w:rPr>
                      <w:sz w:val="20"/>
                      <w:szCs w:val="20"/>
                    </w:rPr>
                  </w:pPr>
                </w:p>
              </w:tc>
            </w:tr>
          </w:tbl>
          <w:p w14:paraId="125DFA45" w14:textId="77777777" w:rsidR="00CE7E34" w:rsidRDefault="00CE7E34" w:rsidP="003F17C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2"/>
            </w:tblGrid>
            <w:tr w:rsidR="00CE7E34" w14:paraId="2FB9A4CB" w14:textId="77777777" w:rsidTr="003F17C6">
              <w:trPr>
                <w:tblCellSpacing w:w="15" w:type="dxa"/>
              </w:trPr>
              <w:tc>
                <w:tcPr>
                  <w:tcW w:w="0" w:type="auto"/>
                  <w:vAlign w:val="center"/>
                  <w:hideMark/>
                </w:tcPr>
                <w:p w14:paraId="3A56D1C1" w14:textId="77777777" w:rsidR="00CE7E34" w:rsidRDefault="00CE7E34" w:rsidP="003F17C6">
                  <w:r>
                    <w:t>Fidelity checks, a shared validator, deterministic benchmark generation, and a controlled production experiment.</w:t>
                  </w:r>
                </w:p>
              </w:tc>
            </w:tr>
          </w:tbl>
          <w:p w14:paraId="7FF3C4C0" w14:textId="77777777" w:rsidR="00CE7E34" w:rsidRPr="00EF7421" w:rsidRDefault="00CE7E34" w:rsidP="003F17C6"/>
        </w:tc>
      </w:tr>
    </w:tbl>
    <w:p w14:paraId="5861240B" w14:textId="77777777" w:rsidR="00CE7E34" w:rsidRDefault="00CE7E34" w:rsidP="00CE7E34">
      <w:pPr>
        <w:jc w:val="both"/>
        <w:rPr>
          <w:lang w:val="vi-VN"/>
        </w:rPr>
      </w:pPr>
    </w:p>
    <w:p w14:paraId="21B0932A" w14:textId="77777777" w:rsidR="00CE7E34" w:rsidRPr="00604C42" w:rsidRDefault="00CE7E34" w:rsidP="00CE7E34">
      <w:pPr>
        <w:jc w:val="both"/>
        <w:rPr>
          <w:lang w:val="vi-VN"/>
        </w:rPr>
      </w:pPr>
      <w:r>
        <w:t>The original routing model and ALNS design are inherited from the reference study. The main contribution of this project lies in the emission-aware objective, normalization procedure, validation framework, and experimental analysis.</w:t>
      </w:r>
    </w:p>
    <w:p w14:paraId="0E0A6B95" w14:textId="77777777" w:rsidR="00CE7E34" w:rsidRPr="00326086"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11" w:name="_Toc232010389"/>
      <w:r w:rsidRPr="00326086">
        <w:rPr>
          <w:rFonts w:ascii="Times New Roman" w:eastAsia="SimSun" w:hAnsi="Times New Roman" w:cs="Times New Roman"/>
          <w:color w:val="auto"/>
          <w:sz w:val="32"/>
          <w:szCs w:val="32"/>
          <w:lang w:eastAsia="zh-CN"/>
        </w:rPr>
        <w:t>1.7 Report Structure</w:t>
      </w:r>
      <w:bookmarkEnd w:id="11"/>
    </w:p>
    <w:p w14:paraId="40CDE4E2" w14:textId="6B63D1FA" w:rsidR="00CE7E34" w:rsidRDefault="008F3A52" w:rsidP="00CE7E34">
      <w:pPr>
        <w:jc w:val="both"/>
        <w:rPr>
          <w:lang w:val="vi-VN"/>
        </w:rPr>
      </w:pPr>
      <w:r w:rsidRPr="009311C8">
        <w:rPr>
          <w:i/>
          <w:iCs/>
          <w:noProof/>
          <w:lang w:val="vi-VN"/>
        </w:rPr>
        <w:drawing>
          <wp:anchor distT="0" distB="0" distL="114300" distR="114300" simplePos="0" relativeHeight="251658243" behindDoc="0" locked="0" layoutInCell="1" allowOverlap="1" wp14:anchorId="42BBDE15" wp14:editId="7C392A0A">
            <wp:simplePos x="0" y="0"/>
            <wp:positionH relativeFrom="column">
              <wp:posOffset>1274103</wp:posOffset>
            </wp:positionH>
            <wp:positionV relativeFrom="paragraph">
              <wp:posOffset>932559</wp:posOffset>
            </wp:positionV>
            <wp:extent cx="2482850" cy="3550285"/>
            <wp:effectExtent l="0" t="0" r="6350" b="5715"/>
            <wp:wrapTopAndBottom/>
            <wp:docPr id="471510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10789" name="Picture 5"/>
                    <pic:cNvPicPr/>
                  </pic:nvPicPr>
                  <pic:blipFill rotWithShape="1">
                    <a:blip r:embed="rId9"/>
                    <a:srcRect l="9919" t="8243" r="9919"/>
                    <a:stretch>
                      <a:fillRect/>
                    </a:stretch>
                  </pic:blipFill>
                  <pic:spPr bwMode="auto">
                    <a:xfrm>
                      <a:off x="0" y="0"/>
                      <a:ext cx="2482850" cy="3550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E7E34">
        <w:t>The report follows a step-by-step research process. It begins with the reconstruction of the reference framework, followed by the emission-aware objective extension. The implementation is then checked through fidelity and feasibility gates before the controlled production experiment is executed. The validated outputs are finally used for the cost–emission analysis. The overall workflow is shown in Figure 1.</w:t>
      </w:r>
    </w:p>
    <w:p w14:paraId="35D27CF5" w14:textId="52F3BB43" w:rsidR="00CE7E34" w:rsidRPr="00775170" w:rsidRDefault="00CE7E34" w:rsidP="00CE7E34">
      <w:pPr>
        <w:jc w:val="both"/>
        <w:rPr>
          <w:lang w:val="vi-VN"/>
        </w:rPr>
      </w:pPr>
      <w:r w:rsidRPr="0041707D">
        <w:rPr>
          <w:b/>
          <w:bCs/>
        </w:rPr>
        <w:t>Figure 1.</w:t>
      </w:r>
      <w:r w:rsidRPr="00775170">
        <w:t xml:space="preserve"> Overall research workflow of the study.</w:t>
      </w:r>
    </w:p>
    <w:p w14:paraId="67108816" w14:textId="77777777" w:rsidR="00CE7E34" w:rsidRPr="00B629E7" w:rsidRDefault="00CE7E34" w:rsidP="00CE7E34">
      <w:pPr>
        <w:jc w:val="both"/>
        <w:rPr>
          <w:i/>
          <w:iCs/>
          <w:lang w:val="vi-VN"/>
        </w:rPr>
      </w:pPr>
    </w:p>
    <w:p w14:paraId="00419FF8" w14:textId="77777777" w:rsidR="00CE7E34" w:rsidRPr="00EB3A17" w:rsidRDefault="00CE7E34" w:rsidP="00CE7E34">
      <w:pPr>
        <w:pStyle w:val="Heading1"/>
        <w:spacing w:before="100" w:beforeAutospacing="1" w:after="100" w:afterAutospacing="1" w:line="278" w:lineRule="auto"/>
        <w:jc w:val="center"/>
        <w:rPr>
          <w:rFonts w:ascii="Times New Roman" w:eastAsia="Calibri" w:hAnsi="Times New Roman" w:cs="Times New Roman"/>
          <w:color w:val="auto"/>
          <w:sz w:val="40"/>
        </w:rPr>
      </w:pPr>
      <w:bookmarkStart w:id="12" w:name="_Toc232010390"/>
      <w:r w:rsidRPr="00EB3A17">
        <w:rPr>
          <w:rFonts w:ascii="Times New Roman" w:eastAsia="Calibri" w:hAnsi="Times New Roman" w:cs="Times New Roman"/>
          <w:color w:val="auto"/>
          <w:sz w:val="40"/>
        </w:rPr>
        <w:lastRenderedPageBreak/>
        <w:t>CHAPTER 2. ORIGINAL CSPTW-TN-DO PROBLEM</w:t>
      </w:r>
      <w:bookmarkEnd w:id="12"/>
    </w:p>
    <w:p w14:paraId="70A296C0" w14:textId="77777777" w:rsidR="00CE7E34"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val="vi-VN" w:eastAsia="zh-CN"/>
        </w:rPr>
      </w:pPr>
      <w:bookmarkStart w:id="13" w:name="_Toc232010391"/>
      <w:r w:rsidRPr="00326086">
        <w:rPr>
          <w:rFonts w:ascii="Times New Roman" w:eastAsia="SimSun" w:hAnsi="Times New Roman" w:cs="Times New Roman"/>
          <w:color w:val="auto"/>
          <w:sz w:val="32"/>
          <w:szCs w:val="32"/>
          <w:lang w:eastAsia="zh-CN"/>
        </w:rPr>
        <w:t>2.1 Delivery System and Customer Types</w:t>
      </w:r>
      <w:bookmarkEnd w:id="13"/>
    </w:p>
    <w:p w14:paraId="287E43A8" w14:textId="6E44D26F" w:rsidR="00CE7E34" w:rsidRDefault="00CE7E34" w:rsidP="00CE7E34">
      <w:pPr>
        <w:rPr>
          <w:lang w:val="vi-VN"/>
        </w:rPr>
      </w:pPr>
      <w:r>
        <w:t xml:space="preserve">The CSPTW-TN-DO system combines several delivery resources and service options. Dedicated vehicles perform company-operated routes from the depot. Occasional </w:t>
      </w:r>
      <w:proofErr w:type="spellStart"/>
      <w:r w:rsidR="069FBF9A">
        <w:t>drivers</w:t>
      </w:r>
      <w:r>
        <w:t>s</w:t>
      </w:r>
      <w:proofErr w:type="spellEnd"/>
      <w:r>
        <w:t xml:space="preserve"> may accept delivery tasks along their existing trips. Alternative delivery points allow customers to collect parcels from assigned locations, while transshipment nodes support parcel transfers from dedicated vehicles to occasional </w:t>
      </w:r>
      <w:proofErr w:type="spellStart"/>
      <w:r w:rsidR="069FBF9A">
        <w:t>drivers</w:t>
      </w:r>
      <w:r>
        <w:t>s</w:t>
      </w:r>
      <w:proofErr w:type="spellEnd"/>
      <w:r>
        <w:t>.</w:t>
      </w:r>
    </w:p>
    <w:p w14:paraId="0EF6484B" w14:textId="77777777" w:rsidR="00CE7E34" w:rsidRDefault="00CE7E34" w:rsidP="00CE7E34">
      <w:pPr>
        <w:rPr>
          <w:lang w:val="vi-VN"/>
        </w:rPr>
      </w:pPr>
    </w:p>
    <w:p w14:paraId="19402AEF" w14:textId="77777777" w:rsidR="00CE7E34" w:rsidRDefault="00CE7E34" w:rsidP="00CE7E34">
      <w:pPr>
        <w:rPr>
          <w:lang w:val="vi-VN"/>
        </w:rPr>
      </w:pPr>
      <w:r w:rsidRPr="0041707D">
        <w:rPr>
          <w:b/>
          <w:bCs/>
        </w:rPr>
        <w:t>Table 1.</w:t>
      </w:r>
      <w:r>
        <w:t xml:space="preserve"> Main entities and operational roles in the CSPTW-TN-DO system.</w:t>
      </w:r>
    </w:p>
    <w:p w14:paraId="4DBBC374" w14:textId="77777777" w:rsidR="00CE7E34" w:rsidRPr="0041707D" w:rsidRDefault="00CE7E34" w:rsidP="00CE7E34">
      <w:pPr>
        <w:rPr>
          <w:lang w:val="vi-VN" w:eastAsia="zh-CN"/>
        </w:rPr>
      </w:pPr>
    </w:p>
    <w:tbl>
      <w:tblPr>
        <w:tblStyle w:val="TableGrid"/>
        <w:tblW w:w="9265" w:type="dxa"/>
        <w:jc w:val="center"/>
        <w:tblLook w:val="04A0" w:firstRow="1" w:lastRow="0" w:firstColumn="1" w:lastColumn="0" w:noHBand="0" w:noVBand="1"/>
      </w:tblPr>
      <w:tblGrid>
        <w:gridCol w:w="3397"/>
        <w:gridCol w:w="5868"/>
      </w:tblGrid>
      <w:tr w:rsidR="00CE7E34" w:rsidRPr="00153143" w14:paraId="1DE75B67" w14:textId="77777777">
        <w:trPr>
          <w:trHeight w:val="460"/>
          <w:jc w:val="center"/>
        </w:trPr>
        <w:tc>
          <w:tcPr>
            <w:tcW w:w="3397" w:type="dxa"/>
            <w:shd w:val="clear" w:color="auto" w:fill="D9EAF7"/>
            <w:vAlign w:val="center"/>
          </w:tcPr>
          <w:p w14:paraId="37460E8F" w14:textId="77777777" w:rsidR="00CE7E34" w:rsidRPr="00153143" w:rsidRDefault="00CE7E34" w:rsidP="003F17C6">
            <w:pPr>
              <w:jc w:val="center"/>
            </w:pPr>
            <w:r w:rsidRPr="00153143">
              <w:rPr>
                <w:b/>
              </w:rPr>
              <w:t>Element</w:t>
            </w:r>
          </w:p>
        </w:tc>
        <w:tc>
          <w:tcPr>
            <w:tcW w:w="5868" w:type="dxa"/>
            <w:shd w:val="clear" w:color="auto" w:fill="D9EAF7"/>
            <w:vAlign w:val="center"/>
          </w:tcPr>
          <w:p w14:paraId="15A9607D" w14:textId="77777777" w:rsidR="00CE7E34" w:rsidRPr="00153143" w:rsidRDefault="00CE7E34" w:rsidP="003F17C6">
            <w:pPr>
              <w:jc w:val="center"/>
            </w:pPr>
            <w:r w:rsidRPr="00153143">
              <w:rPr>
                <w:b/>
              </w:rPr>
              <w:t>Function in the system</w:t>
            </w:r>
          </w:p>
        </w:tc>
      </w:tr>
      <w:tr w:rsidR="00CE7E34" w:rsidRPr="00153143" w14:paraId="71346FE5" w14:textId="77777777">
        <w:trPr>
          <w:trHeight w:val="460"/>
          <w:jc w:val="center"/>
        </w:trPr>
        <w:tc>
          <w:tcPr>
            <w:tcW w:w="3397" w:type="dxa"/>
            <w:vAlign w:val="center"/>
          </w:tcPr>
          <w:p w14:paraId="4FAA368A" w14:textId="77777777" w:rsidR="00CE7E34" w:rsidRPr="00153143" w:rsidRDefault="00CE7E34" w:rsidP="003F17C6">
            <w:r w:rsidRPr="00153143">
              <w:t>Depot</w:t>
            </w:r>
          </w:p>
        </w:tc>
        <w:tc>
          <w:tcPr>
            <w:tcW w:w="5868" w:type="dxa"/>
            <w:vAlign w:val="center"/>
          </w:tcPr>
          <w:p w14:paraId="4FFB27D8" w14:textId="32D383DD" w:rsidR="00CE7E34" w:rsidRPr="00153143" w:rsidRDefault="00CE7E34" w:rsidP="003F17C6">
            <w:r>
              <w:t xml:space="preserve">Starting and ending location for dedicated vehicles and a possible pick-up point for occasional </w:t>
            </w:r>
            <w:proofErr w:type="spellStart"/>
            <w:r w:rsidR="069FBF9A">
              <w:t>drivers</w:t>
            </w:r>
            <w:r>
              <w:t>s</w:t>
            </w:r>
            <w:proofErr w:type="spellEnd"/>
            <w:r>
              <w:t>.</w:t>
            </w:r>
          </w:p>
        </w:tc>
      </w:tr>
      <w:tr w:rsidR="00CE7E34" w:rsidRPr="00153143" w14:paraId="320045F3" w14:textId="77777777">
        <w:trPr>
          <w:trHeight w:val="460"/>
          <w:jc w:val="center"/>
        </w:trPr>
        <w:tc>
          <w:tcPr>
            <w:tcW w:w="3397" w:type="dxa"/>
            <w:vAlign w:val="center"/>
          </w:tcPr>
          <w:p w14:paraId="03B589A6" w14:textId="77777777" w:rsidR="00CE7E34" w:rsidRPr="00153143" w:rsidRDefault="00CE7E34" w:rsidP="003F17C6">
            <w:r w:rsidRPr="00153143">
              <w:t>Dedicated vehicle (DV)</w:t>
            </w:r>
          </w:p>
        </w:tc>
        <w:tc>
          <w:tcPr>
            <w:tcW w:w="5868" w:type="dxa"/>
            <w:vAlign w:val="center"/>
          </w:tcPr>
          <w:p w14:paraId="666E56AE" w14:textId="77777777" w:rsidR="00CE7E34" w:rsidRPr="00153143" w:rsidRDefault="00CE7E34" w:rsidP="003F17C6">
            <w:r>
              <w:t>Company-owned vehicle that serves customers, alternative delivery points, and transshipment nodes.</w:t>
            </w:r>
          </w:p>
        </w:tc>
      </w:tr>
      <w:tr w:rsidR="00CE7E34" w:rsidRPr="00153143" w14:paraId="298BB3A6" w14:textId="77777777">
        <w:trPr>
          <w:trHeight w:val="460"/>
          <w:jc w:val="center"/>
        </w:trPr>
        <w:tc>
          <w:tcPr>
            <w:tcW w:w="3397" w:type="dxa"/>
            <w:vAlign w:val="center"/>
          </w:tcPr>
          <w:p w14:paraId="4F8854F7" w14:textId="63294017" w:rsidR="00CE7E34" w:rsidRPr="00153143" w:rsidRDefault="00CE7E34" w:rsidP="003F17C6">
            <w:r w:rsidRPr="00153143">
              <w:t xml:space="preserve">Occasional </w:t>
            </w:r>
            <w:r w:rsidR="069FBF9A">
              <w:t>drivers</w:t>
            </w:r>
            <w:r w:rsidRPr="00153143">
              <w:t xml:space="preserve"> (OD)</w:t>
            </w:r>
          </w:p>
        </w:tc>
        <w:tc>
          <w:tcPr>
            <w:tcW w:w="5868" w:type="dxa"/>
            <w:vAlign w:val="center"/>
          </w:tcPr>
          <w:p w14:paraId="3C3071D4" w14:textId="77777777" w:rsidR="00CE7E34" w:rsidRPr="00153143" w:rsidRDefault="00CE7E34" w:rsidP="003F17C6">
            <w:r>
              <w:t>External driver with an existing origin and destination who may accept delivery tasks.</w:t>
            </w:r>
          </w:p>
        </w:tc>
      </w:tr>
      <w:tr w:rsidR="00CE7E34" w:rsidRPr="00153143" w14:paraId="04AC440B" w14:textId="77777777">
        <w:trPr>
          <w:trHeight w:val="460"/>
          <w:jc w:val="center"/>
        </w:trPr>
        <w:tc>
          <w:tcPr>
            <w:tcW w:w="3397" w:type="dxa"/>
            <w:vAlign w:val="center"/>
          </w:tcPr>
          <w:p w14:paraId="6F77B4C7" w14:textId="77777777" w:rsidR="00CE7E34" w:rsidRPr="00153143" w:rsidRDefault="00CE7E34" w:rsidP="003F17C6">
            <w:r w:rsidRPr="00153143">
              <w:t>Alternative delivery point (ADP)</w:t>
            </w:r>
          </w:p>
        </w:tc>
        <w:tc>
          <w:tcPr>
            <w:tcW w:w="5868" w:type="dxa"/>
            <w:vAlign w:val="center"/>
          </w:tcPr>
          <w:p w14:paraId="5E5F2F73" w14:textId="77777777" w:rsidR="00CE7E34" w:rsidRPr="00153143" w:rsidRDefault="00CE7E34" w:rsidP="003F17C6">
            <w:r>
              <w:t>Customer pick-up location used to consolidate deliveries.</w:t>
            </w:r>
          </w:p>
        </w:tc>
      </w:tr>
      <w:tr w:rsidR="00CE7E34" w:rsidRPr="00153143" w14:paraId="069A20E7" w14:textId="77777777">
        <w:trPr>
          <w:trHeight w:val="460"/>
          <w:jc w:val="center"/>
        </w:trPr>
        <w:tc>
          <w:tcPr>
            <w:tcW w:w="3397" w:type="dxa"/>
            <w:vAlign w:val="center"/>
          </w:tcPr>
          <w:p w14:paraId="5FBB17BC" w14:textId="77777777" w:rsidR="00CE7E34" w:rsidRPr="00153143" w:rsidRDefault="00CE7E34" w:rsidP="003F17C6">
            <w:r w:rsidRPr="00153143">
              <w:t>Transshipment node (TN)</w:t>
            </w:r>
          </w:p>
        </w:tc>
        <w:tc>
          <w:tcPr>
            <w:tcW w:w="5868" w:type="dxa"/>
            <w:vAlign w:val="center"/>
          </w:tcPr>
          <w:p w14:paraId="278A7AEA" w14:textId="199D77AF" w:rsidR="00CE7E34" w:rsidRPr="00153143" w:rsidRDefault="00CE7E34" w:rsidP="003F17C6">
            <w:r>
              <w:t xml:space="preserve">Transfer location where a dedicated vehicle supplies parcels for an </w:t>
            </w:r>
            <w:proofErr w:type="gramStart"/>
            <w:r>
              <w:t xml:space="preserve">occasional </w:t>
            </w:r>
            <w:r w:rsidR="069FBF9A">
              <w:t>drivers</w:t>
            </w:r>
            <w:proofErr w:type="gramEnd"/>
            <w:r>
              <w:t>.</w:t>
            </w:r>
          </w:p>
        </w:tc>
      </w:tr>
      <w:tr w:rsidR="00CE7E34" w:rsidRPr="00153143" w14:paraId="7B641834" w14:textId="77777777">
        <w:trPr>
          <w:trHeight w:val="692"/>
          <w:jc w:val="center"/>
        </w:trPr>
        <w:tc>
          <w:tcPr>
            <w:tcW w:w="3397" w:type="dxa"/>
            <w:vAlign w:val="center"/>
          </w:tcPr>
          <w:p w14:paraId="61ECF2BE" w14:textId="77777777" w:rsidR="00CE7E34" w:rsidRPr="00153143" w:rsidRDefault="00CE7E34" w:rsidP="003F17C6">
            <w:r w:rsidRPr="00153143">
              <w:t>Customer</w:t>
            </w:r>
          </w:p>
        </w:tc>
        <w:tc>
          <w:tcPr>
            <w:tcW w:w="5868" w:type="dxa"/>
            <w:vAlign w:val="center"/>
          </w:tcPr>
          <w:p w14:paraId="5A293F09" w14:textId="77777777" w:rsidR="00CE7E34" w:rsidRPr="00153143" w:rsidRDefault="00CE7E34" w:rsidP="003F17C6">
            <w:r>
              <w:t>Demand node with a delivery preference and, for home delivery, a service time window.</w:t>
            </w:r>
          </w:p>
        </w:tc>
      </w:tr>
    </w:tbl>
    <w:p w14:paraId="4A017E39" w14:textId="77777777" w:rsidR="00CE7E34" w:rsidRDefault="00CE7E34" w:rsidP="00CE7E34">
      <w:pPr>
        <w:rPr>
          <w:lang w:val="vi-VN"/>
        </w:rPr>
      </w:pPr>
    </w:p>
    <w:p w14:paraId="365429F3" w14:textId="77777777" w:rsidR="00CE7E34" w:rsidRDefault="00CE7E34" w:rsidP="00CE7E34">
      <w:pPr>
        <w:rPr>
          <w:lang w:val="vi-VN"/>
        </w:rPr>
      </w:pPr>
      <w:r>
        <w:t>The customer set is divided into three types.</w:t>
      </w:r>
    </w:p>
    <w:p w14:paraId="55DA0F91" w14:textId="77777777" w:rsidR="00CE7E34" w:rsidRDefault="00CE7E34" w:rsidP="00CE7E34">
      <w:pPr>
        <w:rPr>
          <w:lang w:val="vi-VN"/>
        </w:rPr>
      </w:pPr>
    </w:p>
    <w:p w14:paraId="299401AC" w14:textId="77777777" w:rsidR="00CE7E34" w:rsidRPr="0041707D" w:rsidRDefault="00CE7E34" w:rsidP="00CE7E34">
      <w:pPr>
        <w:rPr>
          <w:lang w:val="vi-VN"/>
        </w:rPr>
      </w:pPr>
      <w:r w:rsidRPr="0041707D">
        <w:rPr>
          <w:b/>
          <w:bCs/>
        </w:rPr>
        <w:t>Table 2.</w:t>
      </w:r>
      <w:r>
        <w:t xml:space="preserve"> Available delivery options by customer type.</w:t>
      </w:r>
    </w:p>
    <w:tbl>
      <w:tblPr>
        <w:tblStyle w:val="TableGrid"/>
        <w:tblW w:w="9265" w:type="dxa"/>
        <w:jc w:val="center"/>
        <w:tblLook w:val="04A0" w:firstRow="1" w:lastRow="0" w:firstColumn="1" w:lastColumn="0" w:noHBand="0" w:noVBand="1"/>
      </w:tblPr>
      <w:tblGrid>
        <w:gridCol w:w="1838"/>
        <w:gridCol w:w="2552"/>
        <w:gridCol w:w="4875"/>
      </w:tblGrid>
      <w:tr w:rsidR="00CE7E34" w:rsidRPr="00153143" w14:paraId="2EB2EEAF" w14:textId="77777777">
        <w:trPr>
          <w:trHeight w:val="460"/>
          <w:jc w:val="center"/>
        </w:trPr>
        <w:tc>
          <w:tcPr>
            <w:tcW w:w="1838" w:type="dxa"/>
            <w:shd w:val="clear" w:color="auto" w:fill="D9EAF7"/>
            <w:vAlign w:val="center"/>
          </w:tcPr>
          <w:p w14:paraId="2E10EEB7" w14:textId="77777777" w:rsidR="00CE7E34" w:rsidRPr="00153143" w:rsidRDefault="00CE7E34" w:rsidP="003F17C6">
            <w:pPr>
              <w:jc w:val="center"/>
            </w:pPr>
            <w:r w:rsidRPr="00153143">
              <w:rPr>
                <w:b/>
              </w:rPr>
              <w:t>Customer type</w:t>
            </w:r>
          </w:p>
        </w:tc>
        <w:tc>
          <w:tcPr>
            <w:tcW w:w="2552" w:type="dxa"/>
            <w:shd w:val="clear" w:color="auto" w:fill="D9EAF7"/>
            <w:vAlign w:val="center"/>
          </w:tcPr>
          <w:p w14:paraId="5AA2A40B" w14:textId="77777777" w:rsidR="00CE7E34" w:rsidRPr="00153143" w:rsidRDefault="00CE7E34" w:rsidP="003F17C6">
            <w:pPr>
              <w:jc w:val="center"/>
            </w:pPr>
            <w:r w:rsidRPr="00153143">
              <w:rPr>
                <w:b/>
              </w:rPr>
              <w:t>Delivery requirement</w:t>
            </w:r>
          </w:p>
        </w:tc>
        <w:tc>
          <w:tcPr>
            <w:tcW w:w="4875" w:type="dxa"/>
            <w:shd w:val="clear" w:color="auto" w:fill="D9EAF7"/>
            <w:vAlign w:val="center"/>
          </w:tcPr>
          <w:p w14:paraId="2C7C115D" w14:textId="77777777" w:rsidR="00CE7E34" w:rsidRPr="00DF3128" w:rsidRDefault="00CE7E34" w:rsidP="003F17C6">
            <w:pPr>
              <w:jc w:val="center"/>
              <w:rPr>
                <w:lang w:val="vi-VN"/>
              </w:rPr>
            </w:pPr>
            <w:r w:rsidRPr="00153143">
              <w:rPr>
                <w:b/>
              </w:rPr>
              <w:t>Available service</w:t>
            </w:r>
          </w:p>
        </w:tc>
      </w:tr>
      <w:tr w:rsidR="00CE7E34" w:rsidRPr="00153143" w14:paraId="2710DA36" w14:textId="77777777">
        <w:trPr>
          <w:trHeight w:val="460"/>
          <w:jc w:val="center"/>
        </w:trPr>
        <w:tc>
          <w:tcPr>
            <w:tcW w:w="1838" w:type="dxa"/>
            <w:vAlign w:val="center"/>
          </w:tcPr>
          <w:p w14:paraId="217B7782" w14:textId="77777777" w:rsidR="00CE7E34" w:rsidRPr="00153143" w:rsidRDefault="00CE7E34" w:rsidP="003F17C6">
            <w:pPr>
              <w:jc w:val="center"/>
            </w:pPr>
            <w:r w:rsidRPr="00153143">
              <w:t>Type 1</w:t>
            </w:r>
          </w:p>
        </w:tc>
        <w:tc>
          <w:tcPr>
            <w:tcW w:w="2552" w:type="dxa"/>
            <w:vAlign w:val="center"/>
          </w:tcPr>
          <w:p w14:paraId="18A47817" w14:textId="77777777" w:rsidR="00CE7E34" w:rsidRPr="00153143" w:rsidRDefault="00CE7E34" w:rsidP="003F17C6">
            <w:pPr>
              <w:jc w:val="center"/>
            </w:pPr>
            <w:r w:rsidRPr="00153143">
              <w:t>Home delivery only</w:t>
            </w:r>
          </w:p>
        </w:tc>
        <w:tc>
          <w:tcPr>
            <w:tcW w:w="4875" w:type="dxa"/>
            <w:vAlign w:val="center"/>
          </w:tcPr>
          <w:p w14:paraId="789FD73B" w14:textId="39001AFB" w:rsidR="00CE7E34" w:rsidRPr="00153143" w:rsidRDefault="00CE7E34" w:rsidP="003F17C6">
            <w:r>
              <w:t xml:space="preserve">Dedicated vehicle or occasional </w:t>
            </w:r>
            <w:r w:rsidR="069FBF9A">
              <w:t>drivers</w:t>
            </w:r>
          </w:p>
        </w:tc>
      </w:tr>
      <w:tr w:rsidR="00CE7E34" w:rsidRPr="00153143" w14:paraId="572408AE" w14:textId="77777777">
        <w:trPr>
          <w:trHeight w:val="460"/>
          <w:jc w:val="center"/>
        </w:trPr>
        <w:tc>
          <w:tcPr>
            <w:tcW w:w="1838" w:type="dxa"/>
            <w:vAlign w:val="center"/>
          </w:tcPr>
          <w:p w14:paraId="4C90131F" w14:textId="77777777" w:rsidR="00CE7E34" w:rsidRPr="00153143" w:rsidRDefault="00CE7E34" w:rsidP="003F17C6">
            <w:pPr>
              <w:jc w:val="center"/>
            </w:pPr>
            <w:r w:rsidRPr="00153143">
              <w:t>Type 2</w:t>
            </w:r>
          </w:p>
        </w:tc>
        <w:tc>
          <w:tcPr>
            <w:tcW w:w="2552" w:type="dxa"/>
            <w:vAlign w:val="center"/>
          </w:tcPr>
          <w:p w14:paraId="4E3A6D5E" w14:textId="77777777" w:rsidR="00CE7E34" w:rsidRPr="00153143" w:rsidRDefault="00CE7E34" w:rsidP="003F17C6">
            <w:pPr>
              <w:jc w:val="center"/>
            </w:pPr>
            <w:r w:rsidRPr="00153143">
              <w:t>ADP delivery only</w:t>
            </w:r>
          </w:p>
        </w:tc>
        <w:tc>
          <w:tcPr>
            <w:tcW w:w="4875" w:type="dxa"/>
            <w:vAlign w:val="center"/>
          </w:tcPr>
          <w:p w14:paraId="32829893" w14:textId="77777777" w:rsidR="00CE7E34" w:rsidRPr="00153143" w:rsidRDefault="00CE7E34" w:rsidP="003F17C6">
            <w:r>
              <w:t>Dedicated vehicle delivers to the assigned ADP</w:t>
            </w:r>
          </w:p>
        </w:tc>
      </w:tr>
      <w:tr w:rsidR="00CE7E34" w:rsidRPr="00153143" w14:paraId="28DAEFC5" w14:textId="77777777">
        <w:trPr>
          <w:trHeight w:val="460"/>
          <w:jc w:val="center"/>
        </w:trPr>
        <w:tc>
          <w:tcPr>
            <w:tcW w:w="1838" w:type="dxa"/>
            <w:vAlign w:val="center"/>
          </w:tcPr>
          <w:p w14:paraId="1C6DEDC7" w14:textId="77777777" w:rsidR="00CE7E34" w:rsidRPr="00153143" w:rsidRDefault="00CE7E34" w:rsidP="003F17C6">
            <w:pPr>
              <w:jc w:val="center"/>
            </w:pPr>
            <w:r w:rsidRPr="00153143">
              <w:t>Type 3</w:t>
            </w:r>
          </w:p>
        </w:tc>
        <w:tc>
          <w:tcPr>
            <w:tcW w:w="2552" w:type="dxa"/>
            <w:vAlign w:val="center"/>
          </w:tcPr>
          <w:p w14:paraId="4047BAB8" w14:textId="77777777" w:rsidR="00CE7E34" w:rsidRPr="00153143" w:rsidRDefault="00CE7E34" w:rsidP="003F17C6">
            <w:pPr>
              <w:jc w:val="center"/>
            </w:pPr>
            <w:r w:rsidRPr="00153143">
              <w:t>Home delivery or ADP</w:t>
            </w:r>
          </w:p>
        </w:tc>
        <w:tc>
          <w:tcPr>
            <w:tcW w:w="4875" w:type="dxa"/>
            <w:vAlign w:val="center"/>
          </w:tcPr>
          <w:p w14:paraId="1AD2ED01" w14:textId="77098A30" w:rsidR="00CE7E34" w:rsidRPr="00153143" w:rsidRDefault="00CE7E34" w:rsidP="003F17C6">
            <w:r>
              <w:t xml:space="preserve">Dedicated vehicle, occasional </w:t>
            </w:r>
            <w:r w:rsidR="069FBF9A">
              <w:t>drivers</w:t>
            </w:r>
            <w:r>
              <w:t>, or assigned ADP</w:t>
            </w:r>
          </w:p>
        </w:tc>
      </w:tr>
    </w:tbl>
    <w:p w14:paraId="722D1914" w14:textId="77777777" w:rsidR="00CE7E34" w:rsidRDefault="00CE7E34" w:rsidP="00CE7E34">
      <w:pPr>
        <w:pStyle w:val="isselectedend"/>
      </w:pPr>
      <w:r>
        <w:t>Type 3 customers provide the greatest flexibility because the model may choose between home delivery and ADP delivery. The selected option must still satisfy routing, capacity, and time-related requirements.</w:t>
      </w:r>
    </w:p>
    <w:p w14:paraId="4727FD2A" w14:textId="77777777" w:rsidR="00CE7E34" w:rsidRDefault="00CE7E34" w:rsidP="00CE7E34">
      <w:pPr>
        <w:pStyle w:val="NormalWeb"/>
      </w:pPr>
      <w:r>
        <w:t>The main delivery modes and transfer relationships are illustrated in Figure 2.</w:t>
      </w:r>
    </w:p>
    <w:p w14:paraId="6428197C" w14:textId="77777777" w:rsidR="00CE7E34" w:rsidRDefault="00CE7E34" w:rsidP="00CE7E34">
      <w:pPr>
        <w:jc w:val="both"/>
        <w:rPr>
          <w:rStyle w:val="Strong"/>
          <w:lang w:val="vi-VN"/>
        </w:rPr>
      </w:pPr>
      <w:r>
        <w:rPr>
          <w:noProof/>
          <w:lang w:val="vi-VN"/>
        </w:rPr>
        <w:lastRenderedPageBreak/>
        <w:drawing>
          <wp:inline distT="0" distB="0" distL="0" distR="0" wp14:anchorId="0C0FC8AC" wp14:editId="549223D5">
            <wp:extent cx="5486400" cy="3307715"/>
            <wp:effectExtent l="0" t="0" r="0" b="0"/>
            <wp:docPr id="1396804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04662" name="Picture 2"/>
                    <pic:cNvPicPr/>
                  </pic:nvPicPr>
                  <pic:blipFill>
                    <a:blip r:embed="rId10"/>
                    <a:stretch>
                      <a:fillRect/>
                    </a:stretch>
                  </pic:blipFill>
                  <pic:spPr>
                    <a:xfrm>
                      <a:off x="0" y="0"/>
                      <a:ext cx="5422605" cy="3269253"/>
                    </a:xfrm>
                    <a:prstGeom prst="rect">
                      <a:avLst/>
                    </a:prstGeom>
                  </pic:spPr>
                </pic:pic>
              </a:graphicData>
            </a:graphic>
          </wp:inline>
        </w:drawing>
      </w:r>
    </w:p>
    <w:p w14:paraId="71669318" w14:textId="77777777" w:rsidR="00CE7E34" w:rsidRPr="00ED6E4E" w:rsidRDefault="00CE7E34" w:rsidP="00CE7E34">
      <w:pPr>
        <w:jc w:val="both"/>
        <w:rPr>
          <w:b/>
          <w:bCs/>
          <w:lang w:val="vi-VN"/>
        </w:rPr>
      </w:pPr>
      <w:r w:rsidRPr="0041707D">
        <w:rPr>
          <w:b/>
          <w:bCs/>
        </w:rPr>
        <w:t>Figure 2</w:t>
      </w:r>
      <w:r w:rsidRPr="0041707D">
        <w:t>. Main delivery modes and transfer relationships in the CSPTW-TN-DO system.</w:t>
      </w:r>
      <w:r>
        <w:rPr>
          <w:b/>
          <w:bCs/>
          <w:lang w:val="vi-VN"/>
        </w:rPr>
        <w:t xml:space="preserve"> </w:t>
      </w:r>
      <w:r w:rsidRPr="0041707D">
        <w:rPr>
          <w:i/>
          <w:iCs/>
        </w:rPr>
        <w:t>Adapted from Yu et al. (2022).</w:t>
      </w:r>
    </w:p>
    <w:p w14:paraId="0725F2E3" w14:textId="77777777" w:rsidR="00CE7E34" w:rsidRPr="00326086"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14" w:name="_Toc232010392"/>
      <w:r w:rsidRPr="00ED6E4E">
        <w:rPr>
          <w:rFonts w:ascii="Times New Roman" w:eastAsia="SimSun" w:hAnsi="Times New Roman" w:cs="Times New Roman"/>
          <w:color w:val="auto"/>
          <w:sz w:val="32"/>
          <w:szCs w:val="32"/>
          <w:lang w:eastAsia="zh-CN"/>
        </w:rPr>
        <w:t xml:space="preserve">2.2 </w:t>
      </w:r>
      <w:r w:rsidRPr="00326086">
        <w:rPr>
          <w:rFonts w:ascii="Times New Roman" w:eastAsia="SimSun" w:hAnsi="Times New Roman" w:cs="Times New Roman"/>
          <w:color w:val="auto"/>
          <w:sz w:val="32"/>
          <w:szCs w:val="32"/>
          <w:lang w:eastAsia="zh-CN"/>
        </w:rPr>
        <w:t>Main Decisions</w:t>
      </w:r>
      <w:bookmarkEnd w:id="14"/>
    </w:p>
    <w:p w14:paraId="55E3A8FC" w14:textId="77777777" w:rsidR="00CE7E34" w:rsidRDefault="00CE7E34" w:rsidP="00CE7E34">
      <w:pPr>
        <w:pStyle w:val="isselectedend"/>
        <w:rPr>
          <w:lang w:val="vi-VN"/>
        </w:rPr>
      </w:pPr>
      <w:r>
        <w:t>The original problem makes several linked decisions:</w:t>
      </w:r>
    </w:p>
    <w:p w14:paraId="19D6A012" w14:textId="77777777" w:rsidR="00CE7E34" w:rsidRDefault="00CE7E34" w:rsidP="003E3D81">
      <w:pPr>
        <w:pStyle w:val="isselectedend"/>
        <w:numPr>
          <w:ilvl w:val="0"/>
          <w:numId w:val="9"/>
        </w:numPr>
        <w:rPr>
          <w:lang w:val="vi-VN"/>
        </w:rPr>
      </w:pPr>
      <w:r>
        <w:t>which delivery option is selected for each customer</w:t>
      </w:r>
    </w:p>
    <w:p w14:paraId="59C781D1" w14:textId="02091498" w:rsidR="00CE7E34" w:rsidRDefault="00CE7E34" w:rsidP="003E3D81">
      <w:pPr>
        <w:pStyle w:val="isselectedend"/>
        <w:numPr>
          <w:ilvl w:val="0"/>
          <w:numId w:val="9"/>
        </w:numPr>
        <w:rPr>
          <w:lang w:val="vi-VN"/>
        </w:rPr>
      </w:pPr>
      <w:r>
        <w:t xml:space="preserve">whether a home-delivery customer is assigned to a dedicated vehicle or an </w:t>
      </w:r>
      <w:proofErr w:type="gramStart"/>
      <w:r>
        <w:t xml:space="preserve">occasional </w:t>
      </w:r>
      <w:r w:rsidR="069FBF9A">
        <w:t>drivers</w:t>
      </w:r>
      <w:proofErr w:type="gramEnd"/>
    </w:p>
    <w:p w14:paraId="55CC205E" w14:textId="77777777" w:rsidR="00CE7E34" w:rsidRDefault="00CE7E34" w:rsidP="003E3D81">
      <w:pPr>
        <w:pStyle w:val="isselectedend"/>
        <w:numPr>
          <w:ilvl w:val="0"/>
          <w:numId w:val="9"/>
        </w:numPr>
        <w:rPr>
          <w:lang w:val="vi-VN"/>
        </w:rPr>
      </w:pPr>
      <w:r>
        <w:t>which alternative delivery point is used for an eligible customer</w:t>
      </w:r>
    </w:p>
    <w:p w14:paraId="13029024" w14:textId="3441ACD7" w:rsidR="00CE7E34" w:rsidRDefault="00CE7E34" w:rsidP="003E3D81">
      <w:pPr>
        <w:pStyle w:val="isselectedend"/>
        <w:numPr>
          <w:ilvl w:val="0"/>
          <w:numId w:val="9"/>
        </w:numPr>
        <w:rPr>
          <w:lang w:val="vi-VN"/>
        </w:rPr>
      </w:pPr>
      <w:r>
        <w:t xml:space="preserve">which pick-up point is assigned to each occasional </w:t>
      </w:r>
      <w:proofErr w:type="gramStart"/>
      <w:r w:rsidR="069FBF9A">
        <w:t>drivers</w:t>
      </w:r>
      <w:proofErr w:type="gramEnd"/>
    </w:p>
    <w:p w14:paraId="64606E52" w14:textId="1AD2C9DE" w:rsidR="00CE7E34" w:rsidRDefault="00CE7E34" w:rsidP="003E3D81">
      <w:pPr>
        <w:pStyle w:val="isselectedend"/>
        <w:numPr>
          <w:ilvl w:val="0"/>
          <w:numId w:val="9"/>
        </w:numPr>
        <w:rPr>
          <w:lang w:val="vi-VN"/>
        </w:rPr>
      </w:pPr>
      <w:proofErr w:type="gramStart"/>
      <w:r>
        <w:t>how</w:t>
      </w:r>
      <w:proofErr w:type="gramEnd"/>
      <w:r>
        <w:t xml:space="preserve"> dedicated</w:t>
      </w:r>
      <w:r w:rsidR="054F155A">
        <w:t xml:space="preserve"> vehicles</w:t>
      </w:r>
      <w:r>
        <w:t xml:space="preserve"> and occasional</w:t>
      </w:r>
      <w:r w:rsidR="069FBF9A">
        <w:t xml:space="preserve"> drivers</w:t>
      </w:r>
      <w:r>
        <w:t xml:space="preserve"> routes are sequenced</w:t>
      </w:r>
    </w:p>
    <w:p w14:paraId="6275374C" w14:textId="77777777" w:rsidR="00CE7E34" w:rsidRDefault="00CE7E34" w:rsidP="003E3D81">
      <w:pPr>
        <w:pStyle w:val="isselectedend"/>
        <w:numPr>
          <w:ilvl w:val="0"/>
          <w:numId w:val="9"/>
        </w:numPr>
        <w:rPr>
          <w:lang w:val="vi-VN"/>
        </w:rPr>
      </w:pPr>
      <w:r>
        <w:t>how parcel loads and service times are coordinated</w:t>
      </w:r>
    </w:p>
    <w:p w14:paraId="45D753F2" w14:textId="77777777" w:rsidR="00CE7E34" w:rsidRDefault="00CE7E34" w:rsidP="003E3D81">
      <w:pPr>
        <w:pStyle w:val="isselectedend"/>
        <w:numPr>
          <w:ilvl w:val="0"/>
          <w:numId w:val="9"/>
        </w:numPr>
      </w:pPr>
      <w:r>
        <w:t>whether each transshipment handoff is feasible.</w:t>
      </w:r>
    </w:p>
    <w:p w14:paraId="70BC55FC" w14:textId="7DA7D2D4" w:rsidR="00CE7E34" w:rsidRDefault="00CE7E34" w:rsidP="00CE7E34">
      <w:pPr>
        <w:pStyle w:val="isselectedend"/>
      </w:pPr>
      <w:r>
        <w:t xml:space="preserve">These decisions are interdependent. For example, assigning a customer to an occasional </w:t>
      </w:r>
      <w:r w:rsidR="069FBF9A">
        <w:t>drivers</w:t>
      </w:r>
      <w:r>
        <w:t xml:space="preserve"> may require a pick-up point, a feasible detour, sufficient driver capacity, and a valid parcel handoff time.</w:t>
      </w:r>
    </w:p>
    <w:p w14:paraId="043B940B" w14:textId="77777777" w:rsidR="00CE7E34" w:rsidRPr="00326086"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15" w:name="_Toc232010393"/>
      <w:r w:rsidRPr="00326086">
        <w:rPr>
          <w:rFonts w:ascii="Times New Roman" w:eastAsia="SimSun" w:hAnsi="Times New Roman" w:cs="Times New Roman"/>
          <w:color w:val="auto"/>
          <w:sz w:val="32"/>
          <w:szCs w:val="32"/>
          <w:lang w:eastAsia="zh-CN"/>
        </w:rPr>
        <w:t>2.3 Original Cost Objective</w:t>
      </w:r>
      <w:bookmarkEnd w:id="15"/>
    </w:p>
    <w:p w14:paraId="7CAB2842" w14:textId="77777777" w:rsidR="00CE7E34" w:rsidRPr="00C6413A" w:rsidRDefault="00CE7E34" w:rsidP="00CE7E34">
      <w:pPr>
        <w:rPr>
          <w:rFonts w:eastAsia="SimSun"/>
          <w:sz w:val="22"/>
          <w:lang w:val="vi-VN"/>
        </w:rPr>
      </w:pPr>
      <w:r>
        <w:t>The original objective minimizes total distribution cost:</w:t>
      </w:r>
    </w:p>
    <w:p w14:paraId="4D346A01" w14:textId="77777777" w:rsidR="00CE7E34" w:rsidRDefault="00000000" w:rsidP="00CE7E34">
      <w:pPr>
        <w:jc w:val="center"/>
        <w:rPr>
          <w:sz w:val="22"/>
          <w:lang w:val="vi-VN"/>
        </w:rPr>
      </w:pPr>
      <m:oMathPara>
        <m:oMath>
          <m:func>
            <m:funcPr>
              <m:ctrlPr>
                <w:rPr>
                  <w:rFonts w:ascii="Cambria Math" w:hAnsi="Cambria Math"/>
                  <w:sz w:val="22"/>
                </w:rPr>
              </m:ctrlPr>
            </m:funcPr>
            <m:fName>
              <m:r>
                <m:rPr>
                  <m:sty m:val="p"/>
                </m:rPr>
                <w:rPr>
                  <w:rFonts w:ascii="Cambria Math" w:hAnsi="Cambria Math"/>
                  <w:sz w:val="22"/>
                </w:rPr>
                <m:t>min</m:t>
              </m:r>
            </m:fName>
            <m:e>
              <m:r>
                <w:rPr>
                  <w:rFonts w:ascii="Cambria Math" w:hAnsi="Cambria Math"/>
                  <w:sz w:val="22"/>
                </w:rPr>
                <m:t>Z</m:t>
              </m:r>
            </m:e>
          </m:func>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Z</m:t>
              </m:r>
            </m:e>
            <m:sub>
              <m:r>
                <w:rPr>
                  <w:rFonts w:ascii="Cambria Math" w:hAnsi="Cambria Math"/>
                  <w:sz w:val="22"/>
                </w:rPr>
                <m:t>D</m:t>
              </m:r>
            </m:sub>
          </m:sSub>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Σ</m:t>
              </m:r>
            </m:e>
            <m:sub>
              <m:r>
                <w:rPr>
                  <w:rFonts w:ascii="Cambria Math" w:hAnsi="Cambria Math"/>
                  <w:sz w:val="22"/>
                </w:rPr>
                <m:t>k∈CS</m:t>
              </m:r>
            </m:sub>
          </m:sSub>
          <m:sSubSup>
            <m:sSubSupPr>
              <m:ctrlPr>
                <w:rPr>
                  <w:rFonts w:ascii="Cambria Math" w:hAnsi="Cambria Math"/>
                  <w:i/>
                  <w:sz w:val="22"/>
                </w:rPr>
              </m:ctrlPr>
            </m:sSubSupPr>
            <m:e>
              <m:r>
                <w:rPr>
                  <w:rFonts w:ascii="Cambria Math" w:hAnsi="Cambria Math"/>
                  <w:sz w:val="22"/>
                </w:rPr>
                <m:t>Z</m:t>
              </m:r>
            </m:e>
            <m:sub>
              <m:r>
                <w:rPr>
                  <w:rFonts w:ascii="Cambria Math" w:hAnsi="Cambria Math"/>
                  <w:sz w:val="22"/>
                </w:rPr>
                <m:t>k</m:t>
              </m:r>
            </m:sub>
            <m:sup>
              <m:r>
                <w:rPr>
                  <w:rFonts w:ascii="Cambria Math" w:hAnsi="Cambria Math"/>
                  <w:sz w:val="22"/>
                </w:rPr>
                <m:t>CS</m:t>
              </m:r>
            </m:sup>
          </m:sSubSup>
          <m:r>
            <w:rPr>
              <w:rFonts w:ascii="Cambria Math" w:hAnsi="Cambria Math"/>
              <w:sz w:val="22"/>
            </w:rPr>
            <m:t xml:space="preserve">    </m:t>
          </m:r>
          <m:d>
            <m:dPr>
              <m:ctrlPr>
                <w:rPr>
                  <w:rFonts w:ascii="Cambria Math" w:hAnsi="Cambria Math"/>
                  <w:i/>
                  <w:sz w:val="22"/>
                </w:rPr>
              </m:ctrlPr>
            </m:dPr>
            <m:e>
              <m:r>
                <w:rPr>
                  <w:rFonts w:ascii="Cambria Math" w:hAnsi="Cambria Math"/>
                  <w:sz w:val="22"/>
                </w:rPr>
                <m:t>1</m:t>
              </m:r>
            </m:e>
          </m:d>
        </m:oMath>
      </m:oMathPara>
    </w:p>
    <w:p w14:paraId="3E227866" w14:textId="77777777" w:rsidR="00231C77" w:rsidRDefault="00231C77" w:rsidP="00CE7E34">
      <w:pPr>
        <w:rPr>
          <w:lang w:val="vi-VN"/>
        </w:rPr>
      </w:pPr>
    </w:p>
    <w:p w14:paraId="6ED39648" w14:textId="1CD7FD94" w:rsidR="00CE7E34" w:rsidRPr="00DE0BE3" w:rsidRDefault="00CE7E34" w:rsidP="00CE7E34">
      <w:pPr>
        <w:rPr>
          <w:sz w:val="22"/>
          <w:szCs w:val="22"/>
        </w:rPr>
      </w:pPr>
      <w:r>
        <w:lastRenderedPageBreak/>
        <w:t xml:space="preserve">where </w:t>
      </w:r>
      <m:oMath>
        <m:sSub>
          <m:sSubPr>
            <m:ctrlPr>
              <w:rPr>
                <w:rFonts w:ascii="Cambria Math" w:hAnsi="Cambria Math"/>
                <w:i/>
                <w:sz w:val="22"/>
              </w:rPr>
            </m:ctrlPr>
          </m:sSubPr>
          <m:e>
            <m:r>
              <w:rPr>
                <w:rFonts w:ascii="Cambria Math" w:hAnsi="Cambria Math"/>
                <w:sz w:val="22"/>
              </w:rPr>
              <m:t>Z</m:t>
            </m:r>
          </m:e>
          <m:sub>
            <m:r>
              <w:rPr>
                <w:rFonts w:ascii="Cambria Math" w:hAnsi="Cambria Math"/>
                <w:sz w:val="22"/>
              </w:rPr>
              <m:t>D</m:t>
            </m:r>
          </m:sub>
        </m:sSub>
      </m:oMath>
      <w:r>
        <w:t xml:space="preserve"> is the total dedicated</w:t>
      </w:r>
      <w:r w:rsidR="054F155A">
        <w:t xml:space="preserve"> vehicles</w:t>
      </w:r>
      <w:r>
        <w:t xml:space="preserve"> cost and </w:t>
      </w:r>
      <m:oMath>
        <m:sSubSup>
          <m:sSubSupPr>
            <m:ctrlPr>
              <w:rPr>
                <w:rFonts w:ascii="Cambria Math" w:hAnsi="Cambria Math"/>
                <w:i/>
                <w:sz w:val="22"/>
              </w:rPr>
            </m:ctrlPr>
          </m:sSubSupPr>
          <m:e>
            <m:r>
              <w:rPr>
                <w:rFonts w:ascii="Cambria Math" w:hAnsi="Cambria Math"/>
                <w:sz w:val="22"/>
              </w:rPr>
              <m:t>Z</m:t>
            </m:r>
          </m:e>
          <m:sub>
            <m:r>
              <w:rPr>
                <w:rFonts w:ascii="Cambria Math" w:hAnsi="Cambria Math"/>
                <w:sz w:val="22"/>
              </w:rPr>
              <m:t>k</m:t>
            </m:r>
          </m:sub>
          <m:sup>
            <m:r>
              <w:rPr>
                <w:rFonts w:ascii="Cambria Math" w:hAnsi="Cambria Math"/>
                <w:sz w:val="22"/>
              </w:rPr>
              <m:t>CS</m:t>
            </m:r>
          </m:sup>
        </m:sSubSup>
        <m:r>
          <w:rPr>
            <w:rFonts w:ascii="Cambria Math" w:hAnsi="Cambria Math"/>
            <w:sz w:val="22"/>
          </w:rPr>
          <m:t xml:space="preserve"> </m:t>
        </m:r>
      </m:oMath>
      <w:r>
        <w:t xml:space="preserve">is the compensation paid to occasional </w:t>
      </w:r>
      <w:r w:rsidR="069FBF9A">
        <w:t>drivers</w:t>
      </w:r>
      <w:r>
        <w:t xml:space="preserve"> </w:t>
      </w:r>
      <w:r w:rsidRPr="379AF437">
        <w:rPr>
          <w:i/>
          <w:iCs/>
        </w:rPr>
        <w:t>k</w:t>
      </w:r>
      <w:r>
        <w:t>.</w:t>
      </w:r>
    </w:p>
    <w:p w14:paraId="463933E7" w14:textId="77777777" w:rsidR="00CE7E34" w:rsidRPr="00DE0BE3" w:rsidRDefault="00CE7E34" w:rsidP="00CE7E34">
      <w:pPr>
        <w:rPr>
          <w:lang w:val="vi-VN"/>
        </w:rPr>
      </w:pPr>
    </w:p>
    <w:p w14:paraId="1B89068D" w14:textId="3B0AA326" w:rsidR="00CE7E34" w:rsidRDefault="00CE7E34" w:rsidP="00CE7E34">
      <w:pPr>
        <w:jc w:val="both"/>
        <w:rPr>
          <w:lang w:val="vi-VN"/>
        </w:rPr>
      </w:pPr>
      <w:r>
        <w:t>The dedicated</w:t>
      </w:r>
      <w:r w:rsidR="054F155A">
        <w:t xml:space="preserve"> vehicles</w:t>
      </w:r>
      <w:r>
        <w:t xml:space="preserve"> cost is calculated from the selected route arcs:</w:t>
      </w:r>
    </w:p>
    <w:p w14:paraId="72CD1CB2" w14:textId="77777777" w:rsidR="00CE7E34" w:rsidRPr="00C6413A" w:rsidRDefault="00CE7E34" w:rsidP="00CE7E34">
      <w:pPr>
        <w:jc w:val="both"/>
        <w:rPr>
          <w:lang w:val="vi-VN"/>
        </w:rPr>
      </w:pPr>
    </w:p>
    <w:p w14:paraId="41D2D1D3" w14:textId="77777777" w:rsidR="00CE7E34" w:rsidRPr="00DE0BE3" w:rsidRDefault="00000000" w:rsidP="00CE7E34">
      <w:pPr>
        <w:jc w:val="center"/>
        <w:rPr>
          <w:sz w:val="22"/>
          <w:lang w:val="vi-VN"/>
        </w:rPr>
      </w:pPr>
      <m:oMathPara>
        <m:oMath>
          <m:sSub>
            <m:sSubPr>
              <m:ctrlPr>
                <w:rPr>
                  <w:rFonts w:ascii="Cambria Math" w:hAnsi="Cambria Math"/>
                  <w:i/>
                  <w:sz w:val="22"/>
                </w:rPr>
              </m:ctrlPr>
            </m:sSubPr>
            <m:e>
              <m:r>
                <w:rPr>
                  <w:rFonts w:ascii="Cambria Math" w:hAnsi="Cambria Math"/>
                  <w:sz w:val="22"/>
                </w:rPr>
                <m:t>Z</m:t>
              </m:r>
            </m:e>
            <m:sub>
              <m:r>
                <w:rPr>
                  <w:rFonts w:ascii="Cambria Math" w:hAnsi="Cambria Math"/>
                  <w:sz w:val="22"/>
                </w:rPr>
                <m:t>D</m:t>
              </m:r>
            </m:sub>
          </m:sSub>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Σ</m:t>
              </m:r>
            </m:e>
            <m:sub>
              <m:r>
                <w:rPr>
                  <w:rFonts w:ascii="Cambria Math" w:hAnsi="Cambria Math"/>
                  <w:sz w:val="22"/>
                </w:rPr>
                <m:t>k∈</m:t>
              </m:r>
              <m:sSub>
                <m:sSubPr>
                  <m:ctrlPr>
                    <w:rPr>
                      <w:rFonts w:ascii="Cambria Math" w:hAnsi="Cambria Math"/>
                      <w:i/>
                      <w:sz w:val="22"/>
                    </w:rPr>
                  </m:ctrlPr>
                </m:sSubPr>
                <m:e>
                  <m:r>
                    <w:rPr>
                      <w:rFonts w:ascii="Cambria Math" w:hAnsi="Cambria Math"/>
                      <w:sz w:val="22"/>
                    </w:rPr>
                    <m:t>N</m:t>
                  </m:r>
                </m:e>
                <m:sub>
                  <m:r>
                    <w:rPr>
                      <w:rFonts w:ascii="Cambria Math" w:hAnsi="Cambria Math"/>
                      <w:sz w:val="22"/>
                    </w:rPr>
                    <m:t>DV</m:t>
                  </m:r>
                </m:sub>
              </m:sSub>
            </m:sub>
          </m:sSub>
          <m:sSub>
            <m:sSubPr>
              <m:ctrlPr>
                <w:rPr>
                  <w:rFonts w:ascii="Cambria Math" w:hAnsi="Cambria Math"/>
                  <w:i/>
                  <w:sz w:val="22"/>
                </w:rPr>
              </m:ctrlPr>
            </m:sSubPr>
            <m:e>
              <m:r>
                <w:rPr>
                  <w:rFonts w:ascii="Cambria Math" w:hAnsi="Cambria Math"/>
                  <w:sz w:val="22"/>
                </w:rPr>
                <m:t>Σ</m:t>
              </m:r>
            </m:e>
            <m:sub>
              <m:r>
                <w:rPr>
                  <w:rFonts w:ascii="Cambria Math" w:hAnsi="Cambria Math"/>
                  <w:sz w:val="22"/>
                </w:rPr>
                <m:t>i</m:t>
              </m:r>
            </m:sub>
          </m:sSub>
          <m:sSub>
            <m:sSubPr>
              <m:ctrlPr>
                <w:rPr>
                  <w:rFonts w:ascii="Cambria Math" w:hAnsi="Cambria Math"/>
                  <w:i/>
                  <w:sz w:val="22"/>
                </w:rPr>
              </m:ctrlPr>
            </m:sSubPr>
            <m:e>
              <m:r>
                <w:rPr>
                  <w:rFonts w:ascii="Cambria Math" w:hAnsi="Cambria Math"/>
                  <w:sz w:val="22"/>
                </w:rPr>
                <m:t>Σ</m:t>
              </m:r>
            </m:e>
            <m:sub>
              <m:r>
                <w:rPr>
                  <w:rFonts w:ascii="Cambria Math" w:hAnsi="Cambria Math"/>
                  <w:sz w:val="22"/>
                </w:rPr>
                <m:t>j≠i</m:t>
              </m:r>
            </m:sub>
          </m:sSub>
          <m:sSub>
            <m:sSubPr>
              <m:ctrlPr>
                <w:rPr>
                  <w:rFonts w:ascii="Cambria Math" w:hAnsi="Cambria Math"/>
                  <w:i/>
                  <w:sz w:val="22"/>
                </w:rPr>
              </m:ctrlPr>
            </m:sSubPr>
            <m:e>
              <m:r>
                <w:rPr>
                  <w:rFonts w:ascii="Cambria Math" w:hAnsi="Cambria Math"/>
                  <w:sz w:val="22"/>
                </w:rPr>
                <m:t>c</m:t>
              </m:r>
            </m:e>
            <m:sub>
              <m:r>
                <w:rPr>
                  <w:rFonts w:ascii="Cambria Math" w:hAnsi="Cambria Math"/>
                  <w:sz w:val="22"/>
                </w:rPr>
                <m:t>ij</m:t>
              </m:r>
            </m:sub>
          </m:sSub>
          <m:sSub>
            <m:sSubPr>
              <m:ctrlPr>
                <w:rPr>
                  <w:rFonts w:ascii="Cambria Math" w:hAnsi="Cambria Math"/>
                  <w:i/>
                  <w:sz w:val="22"/>
                </w:rPr>
              </m:ctrlPr>
            </m:sSubPr>
            <m:e>
              <m:r>
                <w:rPr>
                  <w:rFonts w:ascii="Cambria Math" w:hAnsi="Cambria Math"/>
                  <w:sz w:val="22"/>
                </w:rPr>
                <m:t>x</m:t>
              </m:r>
            </m:e>
            <m:sub>
              <m:r>
                <w:rPr>
                  <w:rFonts w:ascii="Cambria Math" w:hAnsi="Cambria Math"/>
                  <w:sz w:val="22"/>
                </w:rPr>
                <m:t>ijk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2</m:t>
              </m:r>
            </m:e>
          </m:d>
        </m:oMath>
      </m:oMathPara>
    </w:p>
    <w:p w14:paraId="4FC85A8D" w14:textId="77777777" w:rsidR="00CE7E34" w:rsidRDefault="00CE7E34" w:rsidP="00CE7E34">
      <w:pPr>
        <w:rPr>
          <w:lang w:val="vi-VN"/>
        </w:rPr>
      </w:pPr>
    </w:p>
    <w:p w14:paraId="5446B753" w14:textId="77777777" w:rsidR="00CE7E34" w:rsidRPr="00F806BA" w:rsidRDefault="00CE7E34" w:rsidP="00CE7E34">
      <w:pPr>
        <w:rPr>
          <w:lang w:val="vi-VN"/>
        </w:rPr>
      </w:pPr>
      <w:r w:rsidRPr="00F806BA">
        <w:t xml:space="preserve">where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ij</m:t>
            </m:r>
          </m:sub>
        </m:sSub>
      </m:oMath>
      <w:r w:rsidRPr="00F806BA">
        <w:t xml:space="preserve">is the travel cost from node </w:t>
      </w:r>
      <w:r w:rsidRPr="00F806BA">
        <w:rPr>
          <w:lang w:val="vi-VN"/>
        </w:rPr>
        <w:t>(</w:t>
      </w:r>
      <w:proofErr w:type="spellStart"/>
      <w:r w:rsidRPr="00F806BA">
        <w:t>i</w:t>
      </w:r>
      <w:proofErr w:type="spellEnd"/>
      <w:r w:rsidRPr="00F806BA">
        <w:rPr>
          <w:lang w:val="vi-VN"/>
        </w:rPr>
        <w:t>)</w:t>
      </w:r>
      <w:r w:rsidRPr="00F806BA">
        <w:t xml:space="preserve"> to </w:t>
      </w:r>
      <w:proofErr w:type="gramStart"/>
      <w:r w:rsidRPr="00F806BA">
        <w:t>node</w:t>
      </w:r>
      <w:r w:rsidRPr="00F806BA">
        <w:rPr>
          <w:lang w:val="vi-VN"/>
        </w:rPr>
        <w:t>(</w:t>
      </w:r>
      <w:r w:rsidRPr="00F806BA">
        <w:t xml:space="preserve"> j</w:t>
      </w:r>
      <w:proofErr w:type="gramEnd"/>
      <w:r w:rsidRPr="00F806BA">
        <w:rPr>
          <w:lang w:val="vi-VN"/>
        </w:rPr>
        <w:t>)</w:t>
      </w:r>
      <w:r w:rsidRPr="00F806BA">
        <w:t xml:space="preserve">, and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ijk</m:t>
            </m:r>
          </m:sub>
        </m:sSub>
        <m:r>
          <m:rPr>
            <m:sty m:val="p"/>
          </m:rPr>
          <w:rPr>
            <w:rFonts w:ascii="Cambria Math" w:hAnsi="Cambria Math"/>
          </w:rPr>
          <m:t xml:space="preserve"> </m:t>
        </m:r>
      </m:oMath>
      <w:r w:rsidRPr="00F806BA">
        <w:t xml:space="preserve"> equals one when dedicated vehicle k travels directly from </w:t>
      </w:r>
      <w:r w:rsidRPr="00F806BA">
        <w:rPr>
          <w:lang w:val="vi-VN"/>
        </w:rPr>
        <w:t>(</w:t>
      </w:r>
      <w:proofErr w:type="spellStart"/>
      <w:r w:rsidRPr="00F806BA">
        <w:t>i</w:t>
      </w:r>
      <w:proofErr w:type="spellEnd"/>
      <w:r w:rsidRPr="00F806BA">
        <w:rPr>
          <w:lang w:val="vi-VN"/>
        </w:rPr>
        <w:t>)</w:t>
      </w:r>
      <w:r w:rsidRPr="00F806BA">
        <w:t xml:space="preserve"> to</w:t>
      </w:r>
      <w:r w:rsidRPr="00F806BA">
        <w:rPr>
          <w:lang w:val="vi-VN"/>
        </w:rPr>
        <w:t xml:space="preserve"> (</w:t>
      </w:r>
      <w:r w:rsidRPr="00F806BA">
        <w:t xml:space="preserve"> j</w:t>
      </w:r>
      <w:r w:rsidRPr="00F806BA">
        <w:rPr>
          <w:lang w:val="vi-VN"/>
        </w:rPr>
        <w:t>)</w:t>
      </w:r>
      <w:r w:rsidRPr="00F806BA">
        <w:t>.</w:t>
      </w:r>
    </w:p>
    <w:p w14:paraId="37F3DEC4" w14:textId="77777777" w:rsidR="00CE7E34" w:rsidRDefault="00CE7E34" w:rsidP="00CE7E34">
      <w:pPr>
        <w:jc w:val="center"/>
      </w:pPr>
    </w:p>
    <w:p w14:paraId="21B5E976" w14:textId="77777777" w:rsidR="00CE7E34" w:rsidRPr="00DE0BE3" w:rsidRDefault="00000000" w:rsidP="00CE7E34">
      <w:pPr>
        <w:jc w:val="center"/>
        <w:rPr>
          <w:sz w:val="22"/>
          <w:lang w:val="vi-VN"/>
        </w:rPr>
      </w:pPr>
      <m:oMathPara>
        <m:oMath>
          <m:sSubSup>
            <m:sSubSupPr>
              <m:ctrlPr>
                <w:rPr>
                  <w:rFonts w:ascii="Cambria Math" w:hAnsi="Cambria Math"/>
                  <w:i/>
                  <w:sz w:val="22"/>
                </w:rPr>
              </m:ctrlPr>
            </m:sSubSupPr>
            <m:e>
              <m:r>
                <w:rPr>
                  <w:rFonts w:ascii="Cambria Math" w:hAnsi="Cambria Math"/>
                  <w:sz w:val="22"/>
                </w:rPr>
                <m:t>Z</m:t>
              </m:r>
            </m:e>
            <m:sub>
              <m:r>
                <w:rPr>
                  <w:rFonts w:ascii="Cambria Math" w:hAnsi="Cambria Math"/>
                  <w:sz w:val="22"/>
                </w:rPr>
                <m:t>k</m:t>
              </m:r>
            </m:sub>
            <m:sup>
              <m:r>
                <w:rPr>
                  <w:rFonts w:ascii="Cambria Math" w:hAnsi="Cambria Math"/>
                  <w:sz w:val="22"/>
                </w:rPr>
                <m:t>CS</m:t>
              </m:r>
            </m:sup>
          </m:sSubSup>
          <m:r>
            <w:rPr>
              <w:rFonts w:ascii="Cambria Math" w:hAnsi="Cambria Math"/>
              <w:sz w:val="22"/>
            </w:rPr>
            <m:t>= ρ</m:t>
          </m:r>
          <m:sSubSup>
            <m:sSubSupPr>
              <m:ctrlPr>
                <w:rPr>
                  <w:rFonts w:ascii="Cambria Math" w:hAnsi="Cambria Math"/>
                  <w:i/>
                  <w:sz w:val="22"/>
                </w:rPr>
              </m:ctrlPr>
            </m:sSubSupPr>
            <m:e>
              <m:r>
                <w:rPr>
                  <w:rFonts w:ascii="Cambria Math" w:hAnsi="Cambria Math"/>
                  <w:sz w:val="22"/>
                </w:rPr>
                <m:t>D</m:t>
              </m:r>
            </m:e>
            <m:sub>
              <m:r>
                <w:rPr>
                  <w:rFonts w:ascii="Cambria Math" w:hAnsi="Cambria Math"/>
                  <w:sz w:val="22"/>
                </w:rPr>
                <m:t>k</m:t>
              </m:r>
            </m:sub>
            <m:sup>
              <m:r>
                <w:rPr>
                  <w:rFonts w:ascii="Cambria Math" w:hAnsi="Cambria Math"/>
                  <w:sz w:val="22"/>
                </w:rPr>
                <m:t>extra</m:t>
              </m:r>
            </m:sup>
          </m:sSubSup>
          <m:r>
            <w:rPr>
              <w:rFonts w:ascii="Cambria Math" w:hAnsi="Cambria Math"/>
              <w:sz w:val="22"/>
            </w:rPr>
            <m:t xml:space="preserve">    </m:t>
          </m:r>
          <m:d>
            <m:dPr>
              <m:ctrlPr>
                <w:rPr>
                  <w:rFonts w:ascii="Cambria Math" w:hAnsi="Cambria Math"/>
                  <w:i/>
                  <w:sz w:val="22"/>
                </w:rPr>
              </m:ctrlPr>
            </m:dPr>
            <m:e>
              <m:r>
                <w:rPr>
                  <w:rFonts w:ascii="Cambria Math" w:hAnsi="Cambria Math"/>
                  <w:sz w:val="22"/>
                </w:rPr>
                <m:t>3</m:t>
              </m:r>
            </m:e>
          </m:d>
        </m:oMath>
      </m:oMathPara>
    </w:p>
    <w:p w14:paraId="5ACA08B1" w14:textId="77777777" w:rsidR="00CE7E34" w:rsidRDefault="00CE7E34" w:rsidP="00CE7E34">
      <w:pPr>
        <w:jc w:val="center"/>
        <w:rPr>
          <w:sz w:val="22"/>
          <w:lang w:val="vi-VN"/>
        </w:rPr>
      </w:pPr>
    </w:p>
    <w:p w14:paraId="13BC4A51" w14:textId="77777777" w:rsidR="00CE7E34" w:rsidRDefault="00CE7E34" w:rsidP="00CE7E34">
      <w:pPr>
        <w:rPr>
          <w:lang w:val="vi-VN"/>
        </w:rPr>
      </w:pPr>
      <w:r>
        <w:t xml:space="preserve">where </w:t>
      </w:r>
      <m:oMath>
        <m:r>
          <w:rPr>
            <w:rFonts w:ascii="Cambria Math" w:hAnsi="Cambria Math"/>
            <w:sz w:val="22"/>
          </w:rPr>
          <m:t>ρ</m:t>
        </m:r>
      </m:oMath>
      <w:r>
        <w:t xml:space="preserve"> is the compensation factor and </w:t>
      </w:r>
      <m:oMath>
        <m:sSubSup>
          <m:sSubSupPr>
            <m:ctrlPr>
              <w:rPr>
                <w:rFonts w:ascii="Cambria Math" w:hAnsi="Cambria Math"/>
                <w:i/>
                <w:sz w:val="22"/>
              </w:rPr>
            </m:ctrlPr>
          </m:sSubSupPr>
          <m:e>
            <m:r>
              <w:rPr>
                <w:rFonts w:ascii="Cambria Math" w:hAnsi="Cambria Math"/>
                <w:sz w:val="22"/>
              </w:rPr>
              <m:t>D</m:t>
            </m:r>
          </m:e>
          <m:sub>
            <m:r>
              <w:rPr>
                <w:rFonts w:ascii="Cambria Math" w:hAnsi="Cambria Math"/>
                <w:sz w:val="22"/>
              </w:rPr>
              <m:t>k</m:t>
            </m:r>
          </m:sub>
          <m:sup>
            <m:r>
              <w:rPr>
                <w:rFonts w:ascii="Cambria Math" w:hAnsi="Cambria Math"/>
                <w:sz w:val="22"/>
              </w:rPr>
              <m:t>extra</m:t>
            </m:r>
          </m:sup>
        </m:sSubSup>
      </m:oMath>
      <w:r>
        <w:t xml:space="preserve"> is the additional distance caused by the delivery task.</w:t>
      </w:r>
    </w:p>
    <w:p w14:paraId="397BBB00" w14:textId="77777777" w:rsidR="00CE7E34" w:rsidRPr="00DE0BE3" w:rsidRDefault="00CE7E34" w:rsidP="00CE7E34">
      <w:pPr>
        <w:jc w:val="center"/>
        <w:rPr>
          <w:sz w:val="22"/>
          <w:lang w:val="vi-VN"/>
        </w:rPr>
      </w:pPr>
    </w:p>
    <w:p w14:paraId="5AC1C3F8" w14:textId="77777777" w:rsidR="00CE7E34" w:rsidRDefault="00CE7E34" w:rsidP="00CE7E34">
      <w:pPr>
        <w:rPr>
          <w:lang w:val="vi-VN"/>
        </w:rPr>
      </w:pPr>
      <w:r>
        <w:t>The additional distance is defined as:</w:t>
      </w:r>
    </w:p>
    <w:p w14:paraId="5687DA2F" w14:textId="77777777" w:rsidR="00CE7E34" w:rsidRDefault="00CE7E34" w:rsidP="00CE7E34">
      <w:pPr>
        <w:jc w:val="center"/>
      </w:pPr>
    </w:p>
    <w:p w14:paraId="34CA15CA" w14:textId="77777777" w:rsidR="00CE7E34" w:rsidRDefault="00000000" w:rsidP="00CE7E34">
      <w:pPr>
        <w:jc w:val="center"/>
      </w:pPr>
      <m:oMathPara>
        <m:oMath>
          <m:sSubSup>
            <m:sSubSupPr>
              <m:ctrlPr>
                <w:rPr>
                  <w:rFonts w:ascii="Cambria Math" w:hAnsi="Cambria Math"/>
                  <w:i/>
                  <w:sz w:val="22"/>
                </w:rPr>
              </m:ctrlPr>
            </m:sSubSupPr>
            <m:e>
              <m:r>
                <w:rPr>
                  <w:rFonts w:ascii="Cambria Math" w:hAnsi="Cambria Math"/>
                  <w:sz w:val="22"/>
                </w:rPr>
                <m:t>D</m:t>
              </m:r>
            </m:e>
            <m:sub>
              <m:r>
                <w:rPr>
                  <w:rFonts w:ascii="Cambria Math" w:hAnsi="Cambria Math"/>
                  <w:sz w:val="22"/>
                </w:rPr>
                <m:t>k</m:t>
              </m:r>
            </m:sub>
            <m:sup>
              <m:r>
                <w:rPr>
                  <w:rFonts w:ascii="Cambria Math" w:hAnsi="Cambria Math"/>
                  <w:sz w:val="22"/>
                </w:rPr>
                <m:t>extra</m:t>
              </m:r>
            </m:sup>
          </m:sSubSup>
          <m:r>
            <w:rPr>
              <w:rFonts w:ascii="Cambria Math" w:hAnsi="Cambria Math"/>
              <w:sz w:val="22"/>
            </w:rPr>
            <m:t xml:space="preserve">= </m:t>
          </m:r>
          <m:sSubSup>
            <m:sSubSupPr>
              <m:ctrlPr>
                <w:rPr>
                  <w:rFonts w:ascii="Cambria Math" w:hAnsi="Cambria Math"/>
                  <w:i/>
                  <w:sz w:val="22"/>
                </w:rPr>
              </m:ctrlPr>
            </m:sSubSupPr>
            <m:e>
              <m:r>
                <w:rPr>
                  <w:rFonts w:ascii="Cambria Math" w:hAnsi="Cambria Math"/>
                  <w:sz w:val="22"/>
                </w:rPr>
                <m:t>D</m:t>
              </m:r>
            </m:e>
            <m:sub>
              <m:r>
                <w:rPr>
                  <w:rFonts w:ascii="Cambria Math" w:hAnsi="Cambria Math"/>
                  <w:sz w:val="22"/>
                </w:rPr>
                <m:t>k</m:t>
              </m:r>
            </m:sub>
            <m:sup>
              <m:r>
                <w:rPr>
                  <w:rFonts w:ascii="Cambria Math" w:hAnsi="Cambria Math"/>
                  <w:sz w:val="22"/>
                </w:rPr>
                <m:t>used</m:t>
              </m:r>
            </m:sup>
          </m:sSubSup>
          <m:r>
            <w:rPr>
              <w:rFonts w:ascii="Cambria Math" w:hAnsi="Cambria Math"/>
              <w:sz w:val="22"/>
            </w:rPr>
            <m:t xml:space="preserve">- </m:t>
          </m:r>
          <m:sSubSup>
            <m:sSubSupPr>
              <m:ctrlPr>
                <w:rPr>
                  <w:rFonts w:ascii="Cambria Math" w:hAnsi="Cambria Math"/>
                  <w:i/>
                  <w:sz w:val="22"/>
                </w:rPr>
              </m:ctrlPr>
            </m:sSubSupPr>
            <m:e>
              <m:r>
                <w:rPr>
                  <w:rFonts w:ascii="Cambria Math" w:hAnsi="Cambria Math"/>
                  <w:sz w:val="22"/>
                </w:rPr>
                <m:t>D</m:t>
              </m:r>
            </m:e>
            <m:sub>
              <m:r>
                <w:rPr>
                  <w:rFonts w:ascii="Cambria Math" w:hAnsi="Cambria Math"/>
                  <w:sz w:val="22"/>
                </w:rPr>
                <m:t>k</m:t>
              </m:r>
            </m:sub>
            <m:sup>
              <m:r>
                <w:rPr>
                  <w:rFonts w:ascii="Cambria Math" w:hAnsi="Cambria Math"/>
                  <w:sz w:val="22"/>
                </w:rPr>
                <m:t>direct</m:t>
              </m:r>
            </m:sup>
          </m:sSubSup>
          <m:r>
            <w:rPr>
              <w:rFonts w:ascii="Cambria Math" w:hAnsi="Cambria Math"/>
              <w:sz w:val="22"/>
            </w:rPr>
            <m:t xml:space="preserve">    </m:t>
          </m:r>
          <m:d>
            <m:dPr>
              <m:ctrlPr>
                <w:rPr>
                  <w:rFonts w:ascii="Cambria Math" w:hAnsi="Cambria Math"/>
                  <w:i/>
                  <w:sz w:val="22"/>
                </w:rPr>
              </m:ctrlPr>
            </m:dPr>
            <m:e>
              <m:r>
                <w:rPr>
                  <w:rFonts w:ascii="Cambria Math" w:hAnsi="Cambria Math"/>
                  <w:sz w:val="22"/>
                </w:rPr>
                <m:t>4</m:t>
              </m:r>
            </m:e>
          </m:d>
        </m:oMath>
      </m:oMathPara>
    </w:p>
    <w:p w14:paraId="47B2C29F" w14:textId="77777777" w:rsidR="00CE7E34" w:rsidRDefault="00CE7E34" w:rsidP="00CE7E34">
      <w:pPr>
        <w:pStyle w:val="NormalWeb"/>
      </w:pPr>
      <w:r>
        <w:t xml:space="preserve">where </w:t>
      </w:r>
      <m:oMath>
        <m:sSubSup>
          <m:sSubSupPr>
            <m:ctrlPr>
              <w:rPr>
                <w:rFonts w:ascii="Cambria Math" w:hAnsi="Cambria Math"/>
                <w:i/>
                <w:sz w:val="22"/>
              </w:rPr>
            </m:ctrlPr>
          </m:sSubSupPr>
          <m:e>
            <m:r>
              <w:rPr>
                <w:rFonts w:ascii="Cambria Math" w:hAnsi="Cambria Math"/>
                <w:sz w:val="22"/>
              </w:rPr>
              <m:t>D</m:t>
            </m:r>
          </m:e>
          <m:sub>
            <m:r>
              <w:rPr>
                <w:rFonts w:ascii="Cambria Math" w:hAnsi="Cambria Math"/>
                <w:sz w:val="22"/>
              </w:rPr>
              <m:t>k</m:t>
            </m:r>
          </m:sub>
          <m:sup>
            <m:r>
              <w:rPr>
                <w:rFonts w:ascii="Cambria Math" w:hAnsi="Cambria Math"/>
                <w:sz w:val="22"/>
              </w:rPr>
              <m:t>used</m:t>
            </m:r>
          </m:sup>
        </m:sSubSup>
      </m:oMath>
      <w:r>
        <w:t xml:space="preserve">is the traveled distance after accepting delivery tasks and </w:t>
      </w:r>
      <m:oMath>
        <m:sSubSup>
          <m:sSubSupPr>
            <m:ctrlPr>
              <w:rPr>
                <w:rFonts w:ascii="Cambria Math" w:hAnsi="Cambria Math"/>
                <w:i/>
                <w:sz w:val="22"/>
              </w:rPr>
            </m:ctrlPr>
          </m:sSubSupPr>
          <m:e>
            <m:r>
              <w:rPr>
                <w:rFonts w:ascii="Cambria Math" w:hAnsi="Cambria Math"/>
                <w:sz w:val="22"/>
              </w:rPr>
              <m:t>D</m:t>
            </m:r>
          </m:e>
          <m:sub>
            <m:r>
              <w:rPr>
                <w:rFonts w:ascii="Cambria Math" w:hAnsi="Cambria Math"/>
                <w:sz w:val="22"/>
              </w:rPr>
              <m:t>k</m:t>
            </m:r>
          </m:sub>
          <m:sup>
            <m:r>
              <w:rPr>
                <w:rFonts w:ascii="Cambria Math" w:hAnsi="Cambria Math"/>
                <w:sz w:val="22"/>
              </w:rPr>
              <m:t>direct</m:t>
            </m:r>
          </m:sup>
        </m:sSubSup>
        <m:r>
          <w:rPr>
            <w:rFonts w:ascii="Cambria Math" w:hAnsi="Cambria Math"/>
            <w:sz w:val="22"/>
          </w:rPr>
          <m:t xml:space="preserve"> </m:t>
        </m:r>
      </m:oMath>
      <w:r>
        <w:t>is the original direct distance from the driver’s origin to destination.</w:t>
      </w:r>
    </w:p>
    <w:p w14:paraId="2FE1183E" w14:textId="781C0F39" w:rsidR="00CE7E34" w:rsidRPr="00D107B9" w:rsidRDefault="00CE7E34" w:rsidP="00CE7E34">
      <w:pPr>
        <w:pStyle w:val="NormalWeb"/>
        <w:rPr>
          <w:lang w:val="vi-VN"/>
        </w:rPr>
      </w:pPr>
      <w:r>
        <w:t xml:space="preserve">Only the additional distance is included because the driver’s original trip already existed before the delivery assignment. The same incremental-distance concept is later used in the emission formulation for occasional </w:t>
      </w:r>
      <w:proofErr w:type="spellStart"/>
      <w:r w:rsidR="069FBF9A">
        <w:t>drivers</w:t>
      </w:r>
      <w:r>
        <w:t>s</w:t>
      </w:r>
      <w:proofErr w:type="spellEnd"/>
      <w:r>
        <w:t>.</w:t>
      </w:r>
    </w:p>
    <w:p w14:paraId="696BCB20" w14:textId="77777777" w:rsidR="00CE7E34" w:rsidRPr="00ED6E4E"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16" w:name="_Toc232010394"/>
      <w:r w:rsidRPr="00ED6E4E">
        <w:rPr>
          <w:rFonts w:ascii="Times New Roman" w:eastAsia="SimSun" w:hAnsi="Times New Roman" w:cs="Times New Roman"/>
          <w:color w:val="auto"/>
          <w:sz w:val="32"/>
          <w:szCs w:val="32"/>
          <w:lang w:eastAsia="zh-CN"/>
        </w:rPr>
        <w:t xml:space="preserve">2.4 </w:t>
      </w:r>
      <w:r w:rsidRPr="00326086">
        <w:rPr>
          <w:rFonts w:ascii="Times New Roman" w:eastAsia="SimSun" w:hAnsi="Times New Roman" w:cs="Times New Roman"/>
          <w:color w:val="auto"/>
          <w:sz w:val="32"/>
          <w:szCs w:val="32"/>
          <w:lang w:eastAsia="zh-CN"/>
        </w:rPr>
        <w:t>Main Constraint Groups</w:t>
      </w:r>
      <w:bookmarkEnd w:id="16"/>
    </w:p>
    <w:p w14:paraId="675C8B33" w14:textId="77777777" w:rsidR="00CE7E34" w:rsidRDefault="00CE7E34" w:rsidP="00CE7E34">
      <w:pPr>
        <w:pStyle w:val="isselectedend"/>
        <w:rPr>
          <w:lang w:val="vi-VN"/>
        </w:rPr>
      </w:pPr>
      <w:r>
        <w:t>The original formulation contains several detailed constraints. For clarity, they are grouped into five main categories.</w:t>
      </w:r>
    </w:p>
    <w:p w14:paraId="6455180A" w14:textId="77777777" w:rsidR="00CE7E34" w:rsidRPr="00C6413A" w:rsidRDefault="00CE7E34" w:rsidP="00CE7E34">
      <w:pPr>
        <w:pStyle w:val="isselectedend"/>
        <w:rPr>
          <w:lang w:val="vi-VN"/>
        </w:rPr>
      </w:pPr>
      <w:r w:rsidRPr="00C6413A">
        <w:rPr>
          <w:b/>
          <w:bCs/>
        </w:rPr>
        <w:t>Table 3.</w:t>
      </w:r>
      <w:r w:rsidRPr="00C6413A">
        <w:t xml:space="preserve"> Main constraint groups in the original CSPTW-TN-DO formulation.</w:t>
      </w:r>
    </w:p>
    <w:tbl>
      <w:tblPr>
        <w:tblStyle w:val="TableGrid"/>
        <w:tblW w:w="0" w:type="auto"/>
        <w:jc w:val="center"/>
        <w:tblLook w:val="04A0" w:firstRow="1" w:lastRow="0" w:firstColumn="1" w:lastColumn="0" w:noHBand="0" w:noVBand="1"/>
      </w:tblPr>
      <w:tblGrid>
        <w:gridCol w:w="2865"/>
        <w:gridCol w:w="2859"/>
        <w:gridCol w:w="2906"/>
      </w:tblGrid>
      <w:tr w:rsidR="00CE7E34" w:rsidRPr="002A0010" w14:paraId="1E1379CE" w14:textId="77777777">
        <w:trPr>
          <w:jc w:val="center"/>
        </w:trPr>
        <w:tc>
          <w:tcPr>
            <w:tcW w:w="2865" w:type="dxa"/>
            <w:shd w:val="clear" w:color="auto" w:fill="D9EAF7"/>
          </w:tcPr>
          <w:p w14:paraId="2F8822C8" w14:textId="77777777" w:rsidR="00CE7E34" w:rsidRPr="002A0010" w:rsidRDefault="00CE7E34" w:rsidP="003F17C6">
            <w:pPr>
              <w:jc w:val="center"/>
              <w:rPr>
                <w:b/>
              </w:rPr>
            </w:pPr>
            <w:r w:rsidRPr="002A0010">
              <w:rPr>
                <w:b/>
              </w:rPr>
              <w:t>Constraint group</w:t>
            </w:r>
          </w:p>
        </w:tc>
        <w:tc>
          <w:tcPr>
            <w:tcW w:w="2859" w:type="dxa"/>
            <w:shd w:val="clear" w:color="auto" w:fill="D9EAF7"/>
          </w:tcPr>
          <w:p w14:paraId="14AB22C2" w14:textId="77777777" w:rsidR="00CE7E34" w:rsidRPr="002A0010" w:rsidRDefault="00CE7E34" w:rsidP="003F17C6">
            <w:pPr>
              <w:jc w:val="center"/>
              <w:rPr>
                <w:b/>
              </w:rPr>
            </w:pPr>
            <w:r w:rsidRPr="002A0010">
              <w:rPr>
                <w:b/>
              </w:rPr>
              <w:t>Main control</w:t>
            </w:r>
          </w:p>
        </w:tc>
        <w:tc>
          <w:tcPr>
            <w:tcW w:w="2906" w:type="dxa"/>
            <w:shd w:val="clear" w:color="auto" w:fill="D9EAF7"/>
          </w:tcPr>
          <w:p w14:paraId="046126A0" w14:textId="77777777" w:rsidR="00CE7E34" w:rsidRPr="003465B5" w:rsidRDefault="00CE7E34" w:rsidP="003F17C6">
            <w:pPr>
              <w:jc w:val="center"/>
              <w:rPr>
                <w:b/>
                <w:bCs/>
              </w:rPr>
            </w:pPr>
            <w:r w:rsidRPr="003465B5">
              <w:rPr>
                <w:b/>
                <w:bCs/>
              </w:rPr>
              <w:t>Operational interpretation</w:t>
            </w:r>
          </w:p>
        </w:tc>
      </w:tr>
      <w:tr w:rsidR="00CE7E34" w:rsidRPr="002A0010" w14:paraId="1625DC71" w14:textId="77777777">
        <w:trPr>
          <w:jc w:val="center"/>
        </w:trPr>
        <w:tc>
          <w:tcPr>
            <w:tcW w:w="2865" w:type="dxa"/>
            <w:vAlign w:val="center"/>
          </w:tcPr>
          <w:p w14:paraId="6C3497B8" w14:textId="77777777" w:rsidR="00CE7E34" w:rsidRPr="002A0010" w:rsidRDefault="00CE7E34" w:rsidP="003F17C6">
            <w:pPr>
              <w:jc w:val="center"/>
              <w:rPr>
                <w:bCs/>
              </w:rPr>
            </w:pPr>
            <w:r>
              <w:t>Delivery-option constraints</w:t>
            </w:r>
          </w:p>
        </w:tc>
        <w:tc>
          <w:tcPr>
            <w:tcW w:w="2859" w:type="dxa"/>
            <w:vAlign w:val="center"/>
          </w:tcPr>
          <w:p w14:paraId="38AD5D6A" w14:textId="77777777" w:rsidR="00CE7E34" w:rsidRPr="002A0010" w:rsidRDefault="00CE7E34" w:rsidP="003F17C6">
            <w:pPr>
              <w:jc w:val="center"/>
              <w:rPr>
                <w:bCs/>
              </w:rPr>
            </w:pPr>
            <w:r>
              <w:t>Home-delivery or ADP selection</w:t>
            </w:r>
          </w:p>
        </w:tc>
        <w:tc>
          <w:tcPr>
            <w:tcW w:w="2906" w:type="dxa"/>
            <w:vAlign w:val="center"/>
          </w:tcPr>
          <w:p w14:paraId="6DE570D0" w14:textId="77777777" w:rsidR="00CE7E34" w:rsidRPr="002A0010" w:rsidRDefault="00CE7E34" w:rsidP="003F17C6">
            <w:pPr>
              <w:jc w:val="center"/>
              <w:rPr>
                <w:bCs/>
              </w:rPr>
            </w:pPr>
            <w:r>
              <w:t>Each customer receives one valid delivery option.</w:t>
            </w:r>
          </w:p>
        </w:tc>
      </w:tr>
      <w:tr w:rsidR="00CE7E34" w:rsidRPr="002A0010" w14:paraId="66D02808" w14:textId="77777777">
        <w:trPr>
          <w:jc w:val="center"/>
        </w:trPr>
        <w:tc>
          <w:tcPr>
            <w:tcW w:w="2865" w:type="dxa"/>
            <w:vAlign w:val="center"/>
          </w:tcPr>
          <w:p w14:paraId="45869EB6" w14:textId="77777777" w:rsidR="00CE7E34" w:rsidRPr="002A0010" w:rsidRDefault="00CE7E34" w:rsidP="003F17C6">
            <w:pPr>
              <w:jc w:val="center"/>
              <w:rPr>
                <w:bCs/>
              </w:rPr>
            </w:pPr>
            <w:r>
              <w:t>Vehicle-assignment constraints</w:t>
            </w:r>
          </w:p>
        </w:tc>
        <w:tc>
          <w:tcPr>
            <w:tcW w:w="2859" w:type="dxa"/>
            <w:vAlign w:val="center"/>
          </w:tcPr>
          <w:p w14:paraId="588386C7" w14:textId="77777777" w:rsidR="00CE7E34" w:rsidRPr="002A0010" w:rsidRDefault="00CE7E34" w:rsidP="003F17C6">
            <w:pPr>
              <w:jc w:val="center"/>
              <w:rPr>
                <w:bCs/>
              </w:rPr>
            </w:pPr>
            <w:r w:rsidRPr="002A0010">
              <w:rPr>
                <w:bCs/>
              </w:rPr>
              <w:t>DV or OD assignment</w:t>
            </w:r>
          </w:p>
        </w:tc>
        <w:tc>
          <w:tcPr>
            <w:tcW w:w="2906" w:type="dxa"/>
            <w:vAlign w:val="center"/>
          </w:tcPr>
          <w:p w14:paraId="48D67841" w14:textId="77777777" w:rsidR="00CE7E34" w:rsidRPr="002A0010" w:rsidRDefault="00CE7E34" w:rsidP="003F17C6">
            <w:pPr>
              <w:jc w:val="center"/>
              <w:rPr>
                <w:bCs/>
              </w:rPr>
            </w:pPr>
            <w:r>
              <w:t>Each home-delivery customer is served once.</w:t>
            </w:r>
          </w:p>
        </w:tc>
      </w:tr>
      <w:tr w:rsidR="00CE7E34" w:rsidRPr="002A0010" w14:paraId="4BAF6EDF" w14:textId="77777777">
        <w:trPr>
          <w:jc w:val="center"/>
        </w:trPr>
        <w:tc>
          <w:tcPr>
            <w:tcW w:w="2865" w:type="dxa"/>
            <w:vAlign w:val="center"/>
          </w:tcPr>
          <w:p w14:paraId="5A9CB39D" w14:textId="77777777" w:rsidR="00CE7E34" w:rsidRPr="002A0010" w:rsidRDefault="00CE7E34" w:rsidP="003F17C6">
            <w:pPr>
              <w:jc w:val="center"/>
              <w:rPr>
                <w:bCs/>
              </w:rPr>
            </w:pPr>
            <w:r>
              <w:t>DV routing constraints</w:t>
            </w:r>
          </w:p>
        </w:tc>
        <w:tc>
          <w:tcPr>
            <w:tcW w:w="2859" w:type="dxa"/>
            <w:vAlign w:val="center"/>
          </w:tcPr>
          <w:p w14:paraId="48A37FC7" w14:textId="77777777" w:rsidR="00CE7E34" w:rsidRPr="002A0010" w:rsidRDefault="00CE7E34" w:rsidP="003F17C6">
            <w:pPr>
              <w:jc w:val="center"/>
              <w:rPr>
                <w:bCs/>
              </w:rPr>
            </w:pPr>
            <w:r>
              <w:t>Route flow, capacity, load, and time windows</w:t>
            </w:r>
          </w:p>
        </w:tc>
        <w:tc>
          <w:tcPr>
            <w:tcW w:w="2906" w:type="dxa"/>
            <w:vAlign w:val="center"/>
          </w:tcPr>
          <w:p w14:paraId="4369C4CB" w14:textId="77777777" w:rsidR="00CE7E34" w:rsidRPr="002A0010" w:rsidRDefault="00CE7E34" w:rsidP="003F17C6">
            <w:pPr>
              <w:jc w:val="center"/>
              <w:rPr>
                <w:bCs/>
              </w:rPr>
            </w:pPr>
            <w:r>
              <w:t>Each dedicated vehicle follows a feasible route.</w:t>
            </w:r>
          </w:p>
        </w:tc>
      </w:tr>
      <w:tr w:rsidR="00CE7E34" w:rsidRPr="002A0010" w14:paraId="5E699E64" w14:textId="77777777">
        <w:trPr>
          <w:jc w:val="center"/>
        </w:trPr>
        <w:tc>
          <w:tcPr>
            <w:tcW w:w="2865" w:type="dxa"/>
            <w:vAlign w:val="center"/>
          </w:tcPr>
          <w:p w14:paraId="243D33A9" w14:textId="77777777" w:rsidR="00CE7E34" w:rsidRPr="002A0010" w:rsidRDefault="00CE7E34" w:rsidP="003F17C6">
            <w:pPr>
              <w:jc w:val="center"/>
              <w:rPr>
                <w:bCs/>
              </w:rPr>
            </w:pPr>
            <w:r>
              <w:t>OD routing constraints</w:t>
            </w:r>
          </w:p>
        </w:tc>
        <w:tc>
          <w:tcPr>
            <w:tcW w:w="2859" w:type="dxa"/>
            <w:vAlign w:val="center"/>
          </w:tcPr>
          <w:p w14:paraId="5AF39B48" w14:textId="77777777" w:rsidR="00CE7E34" w:rsidRPr="002A0010" w:rsidRDefault="00CE7E34" w:rsidP="003F17C6">
            <w:pPr>
              <w:jc w:val="center"/>
              <w:rPr>
                <w:bCs/>
              </w:rPr>
            </w:pPr>
            <w:r>
              <w:t>Pick-up point, customer sequence, capacity, and availability</w:t>
            </w:r>
          </w:p>
        </w:tc>
        <w:tc>
          <w:tcPr>
            <w:tcW w:w="2906" w:type="dxa"/>
            <w:vAlign w:val="center"/>
          </w:tcPr>
          <w:p w14:paraId="4E98FE89" w14:textId="4B42E0E0" w:rsidR="00CE7E34" w:rsidRPr="002A0010" w:rsidRDefault="00CE7E34" w:rsidP="003F17C6">
            <w:pPr>
              <w:jc w:val="center"/>
              <w:rPr>
                <w:bCs/>
              </w:rPr>
            </w:pPr>
            <w:r>
              <w:t>Each occasional</w:t>
            </w:r>
            <w:r w:rsidR="069FBF9A">
              <w:t xml:space="preserve"> </w:t>
            </w:r>
            <w:proofErr w:type="gramStart"/>
            <w:r w:rsidR="069FBF9A">
              <w:t>drivers</w:t>
            </w:r>
            <w:proofErr w:type="gramEnd"/>
            <w:r>
              <w:t xml:space="preserve"> route remains feasible.</w:t>
            </w:r>
          </w:p>
        </w:tc>
      </w:tr>
      <w:tr w:rsidR="00CE7E34" w:rsidRPr="002A0010" w14:paraId="693E6EAB" w14:textId="77777777">
        <w:trPr>
          <w:jc w:val="center"/>
        </w:trPr>
        <w:tc>
          <w:tcPr>
            <w:tcW w:w="2865" w:type="dxa"/>
            <w:vAlign w:val="center"/>
          </w:tcPr>
          <w:p w14:paraId="14EE4D41" w14:textId="77777777" w:rsidR="00CE7E34" w:rsidRDefault="00CE7E34" w:rsidP="003F17C6">
            <w:pPr>
              <w:jc w:val="center"/>
            </w:pPr>
            <w:r>
              <w:lastRenderedPageBreak/>
              <w:t>TN synchronization constraints</w:t>
            </w:r>
          </w:p>
        </w:tc>
        <w:tc>
          <w:tcPr>
            <w:tcW w:w="2859" w:type="dxa"/>
            <w:vAlign w:val="center"/>
          </w:tcPr>
          <w:p w14:paraId="151671CF" w14:textId="77777777" w:rsidR="00CE7E34" w:rsidRPr="002A0010" w:rsidRDefault="00CE7E34" w:rsidP="003F17C6">
            <w:pPr>
              <w:jc w:val="center"/>
              <w:rPr>
                <w:bCs/>
              </w:rPr>
            </w:pPr>
            <w:r>
              <w:t>DV supply before OD collection</w:t>
            </w:r>
          </w:p>
        </w:tc>
        <w:tc>
          <w:tcPr>
            <w:tcW w:w="2906" w:type="dxa"/>
            <w:vAlign w:val="center"/>
          </w:tcPr>
          <w:p w14:paraId="1918D8B6" w14:textId="2AC79692" w:rsidR="00CE7E34" w:rsidRPr="002A0010" w:rsidRDefault="00CE7E34" w:rsidP="003F17C6">
            <w:pPr>
              <w:jc w:val="center"/>
              <w:rPr>
                <w:bCs/>
              </w:rPr>
            </w:pPr>
            <w:r>
              <w:t xml:space="preserve">Parcels must arrive at the TN before the occasional </w:t>
            </w:r>
            <w:r w:rsidR="069FBF9A">
              <w:t>drivers</w:t>
            </w:r>
            <w:r>
              <w:t xml:space="preserve"> collects them.</w:t>
            </w:r>
          </w:p>
        </w:tc>
      </w:tr>
    </w:tbl>
    <w:p w14:paraId="1B288AF0" w14:textId="77777777" w:rsidR="00CE7E34" w:rsidRDefault="00CE7E34" w:rsidP="00CE7E34">
      <w:pPr>
        <w:jc w:val="center"/>
        <w:rPr>
          <w:sz w:val="22"/>
          <w:lang w:val="vi-VN"/>
        </w:rPr>
      </w:pPr>
    </w:p>
    <w:p w14:paraId="7D66D37A" w14:textId="77777777" w:rsidR="00CE7E34" w:rsidRDefault="00CE7E34" w:rsidP="00CE7E34">
      <w:pPr>
        <w:rPr>
          <w:lang w:val="vi-VN"/>
        </w:rPr>
      </w:pPr>
      <w:r>
        <w:t>A representative synchronization condition is:</w:t>
      </w:r>
    </w:p>
    <w:p w14:paraId="6CCBFBA9" w14:textId="77777777" w:rsidR="00CE7E34" w:rsidRPr="00566EBC" w:rsidRDefault="00CE7E34" w:rsidP="00CE7E34">
      <w:pPr>
        <w:rPr>
          <w:sz w:val="22"/>
          <w:lang w:val="vi-VN"/>
        </w:rPr>
      </w:pPr>
    </w:p>
    <w:p w14:paraId="68826479" w14:textId="77777777" w:rsidR="00CE7E34" w:rsidRPr="00153143" w:rsidRDefault="00000000" w:rsidP="00CE7E34">
      <w:pPr>
        <w:jc w:val="center"/>
        <w:rPr>
          <w:sz w:val="22"/>
        </w:rPr>
      </w:pPr>
      <m:oMathPara>
        <m:oMath>
          <m:sSubSup>
            <m:sSubSupPr>
              <m:ctrlPr>
                <w:rPr>
                  <w:rFonts w:ascii="Cambria Math" w:hAnsi="Cambria Math"/>
                  <w:i/>
                  <w:sz w:val="22"/>
                </w:rPr>
              </m:ctrlPr>
            </m:sSubSupPr>
            <m:e>
              <m:r>
                <w:rPr>
                  <w:rFonts w:ascii="Cambria Math" w:hAnsi="Cambria Math"/>
                  <w:sz w:val="22"/>
                </w:rPr>
                <m:t>T</m:t>
              </m:r>
            </m:e>
            <m:sub>
              <m:r>
                <w:rPr>
                  <w:rFonts w:ascii="Cambria Math" w:hAnsi="Cambria Math"/>
                  <w:sz w:val="22"/>
                </w:rPr>
                <m:t>p</m:t>
              </m:r>
            </m:sub>
            <m:sup>
              <m:r>
                <w:rPr>
                  <w:rFonts w:ascii="Cambria Math" w:hAnsi="Cambria Math"/>
                  <w:sz w:val="22"/>
                </w:rPr>
                <m:t>DV</m:t>
              </m:r>
            </m:sup>
          </m:sSubSup>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s</m:t>
              </m:r>
            </m:e>
            <m:sub>
              <m:r>
                <w:rPr>
                  <w:rFonts w:ascii="Cambria Math" w:hAnsi="Cambria Math"/>
                  <w:sz w:val="22"/>
                </w:rPr>
                <m:t>p</m:t>
              </m:r>
            </m:sub>
          </m:sSub>
          <m:r>
            <w:rPr>
              <w:rFonts w:ascii="Cambria Math" w:hAnsi="Cambria Math"/>
              <w:sz w:val="22"/>
            </w:rPr>
            <m:t xml:space="preserve">≤ </m:t>
          </m:r>
          <m:sSubSup>
            <m:sSubSupPr>
              <m:ctrlPr>
                <w:rPr>
                  <w:rFonts w:ascii="Cambria Math" w:hAnsi="Cambria Math"/>
                  <w:i/>
                  <w:sz w:val="22"/>
                </w:rPr>
              </m:ctrlPr>
            </m:sSubSupPr>
            <m:e>
              <m:r>
                <w:rPr>
                  <w:rFonts w:ascii="Cambria Math" w:hAnsi="Cambria Math"/>
                  <w:sz w:val="22"/>
                </w:rPr>
                <m:t>T</m:t>
              </m:r>
            </m:e>
            <m:sub>
              <m:r>
                <w:rPr>
                  <w:rFonts w:ascii="Cambria Math" w:hAnsi="Cambria Math"/>
                  <w:sz w:val="22"/>
                </w:rPr>
                <m:t>pk</m:t>
              </m:r>
            </m:sub>
            <m:sup>
              <m:r>
                <w:rPr>
                  <w:rFonts w:ascii="Cambria Math" w:hAnsi="Cambria Math"/>
                  <w:sz w:val="22"/>
                </w:rPr>
                <m:t>OD</m:t>
              </m:r>
            </m:sup>
          </m:sSubSup>
          <m:r>
            <w:rPr>
              <w:rFonts w:ascii="Cambria Math" w:hAnsi="Cambria Math"/>
              <w:sz w:val="22"/>
            </w:rPr>
            <m:t xml:space="preserve">    </m:t>
          </m:r>
          <m:d>
            <m:dPr>
              <m:ctrlPr>
                <w:rPr>
                  <w:rFonts w:ascii="Cambria Math" w:hAnsi="Cambria Math"/>
                  <w:i/>
                  <w:sz w:val="22"/>
                </w:rPr>
              </m:ctrlPr>
            </m:dPr>
            <m:e>
              <m:r>
                <w:rPr>
                  <w:rFonts w:ascii="Cambria Math" w:hAnsi="Cambria Math"/>
                  <w:sz w:val="22"/>
                </w:rPr>
                <m:t>5</m:t>
              </m:r>
            </m:e>
          </m:d>
        </m:oMath>
      </m:oMathPara>
    </w:p>
    <w:p w14:paraId="014FA3D5" w14:textId="44355DAA" w:rsidR="00CE7E34" w:rsidRDefault="00CE7E34" w:rsidP="00CE7E34">
      <w:pPr>
        <w:pStyle w:val="isselectedend"/>
      </w:pPr>
      <w:r>
        <w:t xml:space="preserve">where </w:t>
      </w:r>
      <m:oMath>
        <m:sSubSup>
          <m:sSubSupPr>
            <m:ctrlPr>
              <w:rPr>
                <w:rFonts w:ascii="Cambria Math" w:hAnsi="Cambria Math"/>
                <w:i/>
                <w:sz w:val="22"/>
              </w:rPr>
            </m:ctrlPr>
          </m:sSubSupPr>
          <m:e>
            <m:r>
              <w:rPr>
                <w:rFonts w:ascii="Cambria Math" w:hAnsi="Cambria Math"/>
                <w:sz w:val="22"/>
              </w:rPr>
              <m:t>T</m:t>
            </m:r>
          </m:e>
          <m:sub>
            <m:r>
              <w:rPr>
                <w:rFonts w:ascii="Cambria Math" w:hAnsi="Cambria Math"/>
                <w:sz w:val="22"/>
              </w:rPr>
              <m:t>p</m:t>
            </m:r>
          </m:sub>
          <m:sup>
            <m:r>
              <w:rPr>
                <w:rFonts w:ascii="Cambria Math" w:hAnsi="Cambria Math"/>
                <w:sz w:val="22"/>
              </w:rPr>
              <m:t>DV</m:t>
            </m:r>
          </m:sup>
        </m:sSubSup>
        <m:r>
          <w:rPr>
            <w:rFonts w:ascii="Cambria Math" w:hAnsi="Cambria Math"/>
            <w:sz w:val="22"/>
          </w:rPr>
          <m:t xml:space="preserve"> </m:t>
        </m:r>
      </m:oMath>
      <w:r>
        <w:t xml:space="preserve">is the arrival time of the dedicated vehicle at transshipment node (p), </w:t>
      </w:r>
      <m:oMath>
        <m:sSub>
          <m:sSubPr>
            <m:ctrlPr>
              <w:rPr>
                <w:rFonts w:ascii="Cambria Math" w:hAnsi="Cambria Math"/>
                <w:i/>
                <w:sz w:val="22"/>
              </w:rPr>
            </m:ctrlPr>
          </m:sSubPr>
          <m:e>
            <m:r>
              <w:rPr>
                <w:rFonts w:ascii="Cambria Math" w:hAnsi="Cambria Math"/>
                <w:sz w:val="22"/>
              </w:rPr>
              <m:t>s</m:t>
            </m:r>
          </m:e>
          <m:sub>
            <m:r>
              <w:rPr>
                <w:rFonts w:ascii="Cambria Math" w:hAnsi="Cambria Math"/>
                <w:sz w:val="22"/>
              </w:rPr>
              <m:t>p</m:t>
            </m:r>
          </m:sub>
        </m:sSub>
      </m:oMath>
      <w:r w:rsidRPr="379AF437">
        <w:rPr>
          <w:sz w:val="22"/>
          <w:szCs w:val="22"/>
          <w:lang w:val="vi-VN"/>
        </w:rPr>
        <w:t xml:space="preserve"> </w:t>
      </w:r>
      <w:r>
        <w:t xml:space="preserve">is the required transfer service time, and </w:t>
      </w:r>
      <m:oMath>
        <m:sSubSup>
          <m:sSubSupPr>
            <m:ctrlPr>
              <w:rPr>
                <w:rFonts w:ascii="Cambria Math" w:hAnsi="Cambria Math"/>
                <w:i/>
                <w:sz w:val="22"/>
              </w:rPr>
            </m:ctrlPr>
          </m:sSubSupPr>
          <m:e>
            <m:r>
              <w:rPr>
                <w:rFonts w:ascii="Cambria Math" w:hAnsi="Cambria Math"/>
                <w:sz w:val="22"/>
              </w:rPr>
              <m:t>T</m:t>
            </m:r>
          </m:e>
          <m:sub>
            <m:r>
              <w:rPr>
                <w:rFonts w:ascii="Cambria Math" w:hAnsi="Cambria Math"/>
                <w:sz w:val="22"/>
              </w:rPr>
              <m:t>pk</m:t>
            </m:r>
          </m:sub>
          <m:sup>
            <m:r>
              <w:rPr>
                <w:rFonts w:ascii="Cambria Math" w:hAnsi="Cambria Math"/>
                <w:sz w:val="22"/>
              </w:rPr>
              <m:t>OD</m:t>
            </m:r>
          </m:sup>
        </m:sSubSup>
        <m:r>
          <w:rPr>
            <w:rFonts w:ascii="Cambria Math" w:hAnsi="Cambria Math"/>
            <w:sz w:val="22"/>
          </w:rPr>
          <m:t xml:space="preserve"> </m:t>
        </m:r>
      </m:oMath>
      <w:r>
        <w:t xml:space="preserve">is the collection time of occasional </w:t>
      </w:r>
      <w:r w:rsidR="069FBF9A">
        <w:t>drivers</w:t>
      </w:r>
      <w:r>
        <w:t xml:space="preserve"> (k).</w:t>
      </w:r>
    </w:p>
    <w:p w14:paraId="674CC8F7" w14:textId="77777777" w:rsidR="00CE7E34" w:rsidRDefault="00CE7E34" w:rsidP="00CE7E34">
      <w:pPr>
        <w:pStyle w:val="NormalWeb"/>
      </w:pPr>
      <w:r>
        <w:t>This condition explains why CSPTW-TN-DO is more complex than a standard Vehicle Routing Problem with Time Windows. A route may be short in distance but infeasible because the parcel has not yet arrived at the selected transshipment node.</w:t>
      </w:r>
    </w:p>
    <w:p w14:paraId="07C69A7B" w14:textId="77777777" w:rsidR="00CE7E34" w:rsidRPr="00455C30"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val="vi-VN" w:eastAsia="zh-CN"/>
        </w:rPr>
      </w:pPr>
      <w:bookmarkStart w:id="17" w:name="_Toc232010395"/>
      <w:r w:rsidRPr="00326086">
        <w:rPr>
          <w:rFonts w:ascii="Times New Roman" w:eastAsia="SimSun" w:hAnsi="Times New Roman" w:cs="Times New Roman"/>
          <w:color w:val="auto"/>
          <w:sz w:val="32"/>
          <w:szCs w:val="32"/>
          <w:lang w:eastAsia="zh-CN"/>
        </w:rPr>
        <w:t xml:space="preserve">2.5 </w:t>
      </w:r>
      <w:r w:rsidRPr="00455C30">
        <w:rPr>
          <w:rFonts w:ascii="Times New Roman" w:eastAsia="SimSun" w:hAnsi="Times New Roman" w:cs="Times New Roman"/>
          <w:color w:val="auto"/>
          <w:sz w:val="32"/>
          <w:szCs w:val="32"/>
          <w:lang w:eastAsia="zh-CN"/>
        </w:rPr>
        <w:t>Solution Approaches in the Reference Study</w:t>
      </w:r>
      <w:bookmarkEnd w:id="17"/>
    </w:p>
    <w:p w14:paraId="69210B17" w14:textId="77777777" w:rsidR="00CE7E34" w:rsidRDefault="00CE7E34" w:rsidP="00CE7E34">
      <w:pPr>
        <w:pStyle w:val="isselectedend"/>
      </w:pPr>
      <w:r>
        <w:t>The reference study uses two solution approaches.</w:t>
      </w:r>
    </w:p>
    <w:p w14:paraId="33B36A37" w14:textId="77777777" w:rsidR="00CE7E34" w:rsidRDefault="00CE7E34" w:rsidP="00CE7E34">
      <w:pPr>
        <w:pStyle w:val="isselectedend"/>
      </w:pPr>
      <w:r>
        <w:t>The exact formulation is intended for smaller instances. After linearization, the model can be solved as a Mixed Integer Linear Programming problem and can provide a feasible incumbent, lower bound, MIP gap, and, when the gap is closed, an optimality certificate.</w:t>
      </w:r>
    </w:p>
    <w:p w14:paraId="04FE994D" w14:textId="77777777" w:rsidR="00CE7E34" w:rsidRDefault="00CE7E34" w:rsidP="00CE7E34">
      <w:pPr>
        <w:pStyle w:val="isselectedend"/>
      </w:pPr>
      <w:r>
        <w:t>For larger instances, the study uses Adaptive Large Neighborhood Search. The heuristic provides a practical solution method when the exact formulation becomes computationally expensive.</w:t>
      </w:r>
    </w:p>
    <w:p w14:paraId="364BBFDE" w14:textId="77777777" w:rsidR="00CE7E34" w:rsidRDefault="00CE7E34" w:rsidP="00CE7E34">
      <w:pPr>
        <w:pStyle w:val="NormalWeb"/>
        <w:rPr>
          <w:lang w:val="vi-VN"/>
        </w:rPr>
      </w:pPr>
      <w:r>
        <w:t>This project follows the same division of roles. The exact formulation is used as a small-instance reference, while ALNS is used for the final production experiment. The detailed reconstruction of both approaches is presented in Chapter 4.</w:t>
      </w:r>
    </w:p>
    <w:p w14:paraId="130C7786" w14:textId="77777777" w:rsidR="00CE7E34" w:rsidRDefault="00CE7E34" w:rsidP="00CE7E34">
      <w:pPr>
        <w:pStyle w:val="NormalWeb"/>
      </w:pPr>
      <w:r>
        <w:t>The original framework therefore provides the operational and algorithmic baseline for the emission-aware extension introduced in Chapter 3.</w:t>
      </w:r>
      <w:r>
        <w:br w:type="page"/>
      </w:r>
    </w:p>
    <w:p w14:paraId="60521B48" w14:textId="77777777" w:rsidR="00CE7E34" w:rsidRPr="00EB3A17" w:rsidRDefault="00CE7E34" w:rsidP="00CE7E34">
      <w:pPr>
        <w:pStyle w:val="Heading1"/>
        <w:spacing w:before="100" w:beforeAutospacing="1" w:after="100" w:afterAutospacing="1" w:line="278" w:lineRule="auto"/>
        <w:jc w:val="center"/>
        <w:rPr>
          <w:rFonts w:ascii="Times New Roman" w:eastAsia="Calibri" w:hAnsi="Times New Roman" w:cs="Times New Roman"/>
          <w:color w:val="auto"/>
          <w:sz w:val="40"/>
        </w:rPr>
      </w:pPr>
      <w:bookmarkStart w:id="18" w:name="_Toc232010396"/>
      <w:r w:rsidRPr="00EB3A17">
        <w:rPr>
          <w:rFonts w:ascii="Times New Roman" w:eastAsia="Calibri" w:hAnsi="Times New Roman" w:cs="Times New Roman"/>
          <w:color w:val="auto"/>
          <w:sz w:val="40"/>
        </w:rPr>
        <w:lastRenderedPageBreak/>
        <w:t>CHAPTER 3. EMISSION-AWARE MULTI-OBJECTIVE EXTENSION</w:t>
      </w:r>
      <w:bookmarkEnd w:id="18"/>
    </w:p>
    <w:p w14:paraId="48ED7D8F" w14:textId="77777777" w:rsidR="00CE7E34" w:rsidRPr="00326086"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19" w:name="_Toc232010397"/>
      <w:r w:rsidRPr="00326086">
        <w:rPr>
          <w:rFonts w:ascii="Times New Roman" w:eastAsia="SimSun" w:hAnsi="Times New Roman" w:cs="Times New Roman"/>
          <w:color w:val="auto"/>
          <w:sz w:val="32"/>
          <w:szCs w:val="32"/>
          <w:lang w:eastAsia="zh-CN"/>
        </w:rPr>
        <w:t>3.1 Extension Principle</w:t>
      </w:r>
      <w:bookmarkEnd w:id="19"/>
    </w:p>
    <w:p w14:paraId="59F6C013" w14:textId="77777777" w:rsidR="00CE7E34" w:rsidRDefault="00CE7E34" w:rsidP="00CE7E34">
      <w:pPr>
        <w:pStyle w:val="isselectedend"/>
      </w:pPr>
      <w:r>
        <w:t>The emission-aware extension retains the original delivery structure and feasibility conditions of CSPTW-TN-DO. Customer types, delivery options, vehicle capacities, time windows, and TN synchronization remain unchanged.</w:t>
      </w:r>
    </w:p>
    <w:p w14:paraId="6A336CAC" w14:textId="77777777" w:rsidR="00CE7E34" w:rsidRDefault="00CE7E34" w:rsidP="00CE7E34">
      <w:pPr>
        <w:pStyle w:val="isselectedend"/>
      </w:pPr>
      <w:r>
        <w:t>The main change is the evaluation of a feasible solution. Instead of considering only distribution cost, the extended model evaluates both distribution cost and estimated operational emissions.</w:t>
      </w:r>
    </w:p>
    <w:p w14:paraId="51DCDF2B" w14:textId="77777777" w:rsidR="00CE7E34" w:rsidRDefault="00CE7E34" w:rsidP="00CE7E34">
      <w:pPr>
        <w:pStyle w:val="isselectedend"/>
        <w:rPr>
          <w:lang w:val="vi-VN"/>
        </w:rPr>
      </w:pPr>
      <w:r>
        <w:t>The extension therefore adds three elements:</w:t>
      </w:r>
    </w:p>
    <w:p w14:paraId="216A68E9" w14:textId="7B062C4A" w:rsidR="00CE7E34" w:rsidRDefault="00CE7E34" w:rsidP="003E3D81">
      <w:pPr>
        <w:pStyle w:val="isselectedend"/>
        <w:numPr>
          <w:ilvl w:val="0"/>
          <w:numId w:val="10"/>
        </w:numPr>
        <w:rPr>
          <w:lang w:val="vi-VN"/>
        </w:rPr>
      </w:pPr>
      <w:r>
        <w:t>emissions from dedicated</w:t>
      </w:r>
      <w:r w:rsidR="054F155A">
        <w:t xml:space="preserve"> vehicles</w:t>
      </w:r>
      <w:r>
        <w:t xml:space="preserve"> routes</w:t>
      </w:r>
    </w:p>
    <w:p w14:paraId="0A4788E4" w14:textId="31D862B1" w:rsidR="00CE7E34" w:rsidRDefault="00CE7E34" w:rsidP="003E3D81">
      <w:pPr>
        <w:pStyle w:val="isselectedend"/>
        <w:numPr>
          <w:ilvl w:val="0"/>
          <w:numId w:val="10"/>
        </w:numPr>
        <w:rPr>
          <w:lang w:val="vi-VN"/>
        </w:rPr>
      </w:pPr>
      <w:r>
        <w:t>emissions from occasional</w:t>
      </w:r>
      <w:r w:rsidR="069FBF9A">
        <w:t xml:space="preserve"> </w:t>
      </w:r>
      <w:proofErr w:type="gramStart"/>
      <w:r w:rsidR="069FBF9A">
        <w:t>drivers</w:t>
      </w:r>
      <w:proofErr w:type="gramEnd"/>
      <w:r>
        <w:t xml:space="preserve"> detours</w:t>
      </w:r>
    </w:p>
    <w:p w14:paraId="755B48EC" w14:textId="77777777" w:rsidR="00CE7E34" w:rsidRDefault="00CE7E34" w:rsidP="003E3D81">
      <w:pPr>
        <w:pStyle w:val="isselectedend"/>
        <w:numPr>
          <w:ilvl w:val="0"/>
          <w:numId w:val="10"/>
        </w:numPr>
      </w:pPr>
      <w:r>
        <w:t>a normalized scalar objective that combines cost and emissions.</w:t>
      </w:r>
    </w:p>
    <w:p w14:paraId="4A098B7B" w14:textId="77777777" w:rsidR="00CE7E34" w:rsidRDefault="00CE7E34" w:rsidP="00CE7E34">
      <w:pPr>
        <w:pStyle w:val="NormalWeb"/>
        <w:rPr>
          <w:lang w:val="vi-VN"/>
        </w:rPr>
      </w:pPr>
      <w:r>
        <w:rPr>
          <w:noProof/>
          <w:lang w:val="vi-VN"/>
        </w:rPr>
        <w:drawing>
          <wp:anchor distT="0" distB="0" distL="114300" distR="114300" simplePos="0" relativeHeight="251658241" behindDoc="0" locked="0" layoutInCell="1" allowOverlap="1" wp14:anchorId="057588CF" wp14:editId="13E0D877">
            <wp:simplePos x="0" y="0"/>
            <wp:positionH relativeFrom="column">
              <wp:posOffset>1069605</wp:posOffset>
            </wp:positionH>
            <wp:positionV relativeFrom="paragraph">
              <wp:posOffset>229908</wp:posOffset>
            </wp:positionV>
            <wp:extent cx="2825054" cy="3530009"/>
            <wp:effectExtent l="0" t="0" r="0" b="635"/>
            <wp:wrapTopAndBottom/>
            <wp:docPr id="3397836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83630" name="Picture 339783630"/>
                    <pic:cNvPicPr/>
                  </pic:nvPicPr>
                  <pic:blipFill>
                    <a:blip r:embed="rId11"/>
                    <a:stretch>
                      <a:fillRect/>
                    </a:stretch>
                  </pic:blipFill>
                  <pic:spPr>
                    <a:xfrm>
                      <a:off x="0" y="0"/>
                      <a:ext cx="2825054" cy="3530009"/>
                    </a:xfrm>
                    <a:prstGeom prst="rect">
                      <a:avLst/>
                    </a:prstGeom>
                  </pic:spPr>
                </pic:pic>
              </a:graphicData>
            </a:graphic>
            <wp14:sizeRelH relativeFrom="page">
              <wp14:pctWidth>0</wp14:pctWidth>
            </wp14:sizeRelH>
            <wp14:sizeRelV relativeFrom="page">
              <wp14:pctHeight>0</wp14:pctHeight>
            </wp14:sizeRelV>
          </wp:anchor>
        </w:drawing>
      </w:r>
      <w:r>
        <w:t>The overall objective-extension structure is shown in Figure 3.</w:t>
      </w:r>
    </w:p>
    <w:p w14:paraId="6B38D05D" w14:textId="77777777" w:rsidR="00CE7E34" w:rsidRPr="00FB0C17" w:rsidRDefault="00CE7E34" w:rsidP="00DA5D87">
      <w:pPr>
        <w:pStyle w:val="NormalWeb"/>
        <w:ind w:left="720"/>
        <w:rPr>
          <w:lang w:val="vi-VN"/>
        </w:rPr>
      </w:pPr>
      <w:r w:rsidRPr="00FB0C17">
        <w:rPr>
          <w:b/>
          <w:bCs/>
        </w:rPr>
        <w:t>Figure 3.</w:t>
      </w:r>
      <w:r>
        <w:t xml:space="preserve"> Extension from the original cost objective to the normalized cost–emission objective.</w:t>
      </w:r>
    </w:p>
    <w:p w14:paraId="7D9E6216" w14:textId="286806F9" w:rsidR="00CE7E34"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val="vi-VN" w:eastAsia="zh-CN"/>
        </w:rPr>
      </w:pPr>
      <w:bookmarkStart w:id="20" w:name="_Toc232010398"/>
      <w:r w:rsidRPr="00326086">
        <w:rPr>
          <w:rFonts w:ascii="Times New Roman" w:eastAsia="SimSun" w:hAnsi="Times New Roman" w:cs="Times New Roman"/>
          <w:color w:val="auto"/>
          <w:sz w:val="32"/>
          <w:szCs w:val="32"/>
          <w:lang w:eastAsia="zh-CN"/>
        </w:rPr>
        <w:lastRenderedPageBreak/>
        <w:t>3.2 Dedicated</w:t>
      </w:r>
      <w:r w:rsidR="054F155A" w:rsidRPr="379AF437">
        <w:rPr>
          <w:rFonts w:ascii="Times New Roman" w:eastAsia="SimSun" w:hAnsi="Times New Roman" w:cs="Times New Roman"/>
          <w:color w:val="auto"/>
          <w:sz w:val="32"/>
          <w:szCs w:val="32"/>
          <w:lang w:eastAsia="zh-CN"/>
        </w:rPr>
        <w:t xml:space="preserve"> vehicles</w:t>
      </w:r>
      <w:r w:rsidRPr="00326086">
        <w:rPr>
          <w:rFonts w:ascii="Times New Roman" w:eastAsia="SimSun" w:hAnsi="Times New Roman" w:cs="Times New Roman"/>
          <w:color w:val="auto"/>
          <w:sz w:val="32"/>
          <w:szCs w:val="32"/>
          <w:lang w:eastAsia="zh-CN"/>
        </w:rPr>
        <w:t xml:space="preserve"> Operational Emissions</w:t>
      </w:r>
      <w:bookmarkEnd w:id="20"/>
    </w:p>
    <w:p w14:paraId="4025F22F" w14:textId="77777777" w:rsidR="00CE7E34" w:rsidRPr="00C63284" w:rsidRDefault="00CE7E34" w:rsidP="00CE7E34">
      <w:pPr>
        <w:rPr>
          <w:lang w:val="vi-VN"/>
        </w:rPr>
      </w:pPr>
      <w:r w:rsidRPr="00C63284">
        <w:t>The total distance traveled by dedicated vehicles is:</w:t>
      </w:r>
    </w:p>
    <w:p w14:paraId="0AC8C939" w14:textId="77777777" w:rsidR="00CE7E34" w:rsidRPr="00C63284" w:rsidRDefault="00CE7E34" w:rsidP="00CE7E34">
      <w:pPr>
        <w:rPr>
          <w:lang w:val="vi-VN" w:eastAsia="zh-CN"/>
        </w:rPr>
      </w:pPr>
    </w:p>
    <w:p w14:paraId="53DC4282" w14:textId="77777777" w:rsidR="00CE7E34" w:rsidRPr="003C3DE4" w:rsidRDefault="00000000" w:rsidP="00CE7E34">
      <w:pPr>
        <w:jc w:val="center"/>
        <w:rPr>
          <w:lang w:val="vi-VN"/>
        </w:rPr>
      </w:pPr>
      <m:oMathPara>
        <m:oMath>
          <m:sSub>
            <m:sSubPr>
              <m:ctrlPr>
                <w:rPr>
                  <w:rFonts w:ascii="Cambria Math" w:hAnsi="Cambria Math"/>
                  <w:i/>
                </w:rPr>
              </m:ctrlPr>
            </m:sSubPr>
            <m:e>
              <m:r>
                <w:rPr>
                  <w:rFonts w:ascii="Cambria Math" w:hAnsi="Cambria Math"/>
                </w:rPr>
                <m:t>D</m:t>
              </m:r>
            </m:e>
            <m:sub>
              <m:r>
                <w:rPr>
                  <w:rFonts w:ascii="Cambria Math" w:hAnsi="Cambria Math"/>
                </w:rPr>
                <m:t>DV</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DV</m:t>
                  </m:r>
                </m:sub>
              </m:sSub>
            </m:sub>
          </m:sSub>
          <m:sSub>
            <m:sSubPr>
              <m:ctrlPr>
                <w:rPr>
                  <w:rFonts w:ascii="Cambria Math" w:hAnsi="Cambria Math"/>
                  <w:i/>
                </w:rPr>
              </m:ctrlPr>
            </m:sSubPr>
            <m:e>
              <m:r>
                <w:rPr>
                  <w:rFonts w:ascii="Cambria Math" w:hAnsi="Cambria Math"/>
                </w:rPr>
                <m:t>Σ</m:t>
              </m:r>
            </m:e>
            <m:sub>
              <m:r>
                <w:rPr>
                  <w:rFonts w:ascii="Cambria Math" w:hAnsi="Cambria Math"/>
                </w:rPr>
                <m:t>i</m:t>
              </m:r>
            </m:sub>
          </m:sSub>
          <m:sSub>
            <m:sSubPr>
              <m:ctrlPr>
                <w:rPr>
                  <w:rFonts w:ascii="Cambria Math" w:hAnsi="Cambria Math"/>
                  <w:i/>
                </w:rPr>
              </m:ctrlPr>
            </m:sSubPr>
            <m:e>
              <m:r>
                <w:rPr>
                  <w:rFonts w:ascii="Cambria Math" w:hAnsi="Cambria Math"/>
                </w:rPr>
                <m:t>Σ</m:t>
              </m:r>
            </m:e>
            <m:sub>
              <m:r>
                <w:rPr>
                  <w:rFonts w:ascii="Cambria Math" w:hAnsi="Cambria Math"/>
                </w:rPr>
                <m:t>j≠i</m:t>
              </m:r>
            </m:sub>
          </m:sSub>
          <m:sSub>
            <m:sSubPr>
              <m:ctrlPr>
                <w:rPr>
                  <w:rFonts w:ascii="Cambria Math" w:hAnsi="Cambria Math"/>
                  <w:i/>
                </w:rPr>
              </m:ctrlPr>
            </m:sSubPr>
            <m:e>
              <m:r>
                <w:rPr>
                  <w:rFonts w:ascii="Cambria Math" w:hAnsi="Cambria Math"/>
                </w:rPr>
                <m:t>d</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ijk</m:t>
              </m:r>
            </m:sub>
          </m:sSub>
          <m:r>
            <w:rPr>
              <w:rFonts w:ascii="Cambria Math" w:hAnsi="Cambria Math"/>
            </w:rPr>
            <m:t xml:space="preserve">    </m:t>
          </m:r>
          <m:d>
            <m:dPr>
              <m:ctrlPr>
                <w:rPr>
                  <w:rFonts w:ascii="Cambria Math" w:hAnsi="Cambria Math"/>
                  <w:i/>
                </w:rPr>
              </m:ctrlPr>
            </m:dPr>
            <m:e>
              <m:r>
                <w:rPr>
                  <w:rFonts w:ascii="Cambria Math" w:hAnsi="Cambria Math"/>
                </w:rPr>
                <m:t>6</m:t>
              </m:r>
            </m:e>
          </m:d>
        </m:oMath>
      </m:oMathPara>
    </w:p>
    <w:p w14:paraId="43F054E9" w14:textId="77777777" w:rsidR="00CE7E34" w:rsidRPr="00C63284" w:rsidRDefault="00CE7E34" w:rsidP="00CE7E34">
      <w:pPr>
        <w:jc w:val="center"/>
        <w:rPr>
          <w:lang w:val="vi-VN"/>
        </w:rPr>
      </w:pPr>
    </w:p>
    <w:p w14:paraId="75F646C2" w14:textId="77777777" w:rsidR="00CE7E34" w:rsidRPr="00C63284" w:rsidRDefault="00CE7E34" w:rsidP="00CE7E34">
      <w:pPr>
        <w:rPr>
          <w:lang w:val="vi-VN"/>
        </w:rPr>
      </w:pPr>
      <w:r w:rsidRPr="00C63284">
        <w:t xml:space="preserve">where </w:t>
      </w:r>
      <m:oMath>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 xml:space="preserve"> </m:t>
        </m:r>
      </m:oMath>
      <w:r w:rsidRPr="00C63284">
        <w:t xml:space="preserve">is the distance from node (i) to node (j), and </w:t>
      </w:r>
      <m:oMath>
        <m:sSub>
          <m:sSubPr>
            <m:ctrlPr>
              <w:rPr>
                <w:rFonts w:ascii="Cambria Math" w:hAnsi="Cambria Math"/>
                <w:i/>
              </w:rPr>
            </m:ctrlPr>
          </m:sSubPr>
          <m:e>
            <m:r>
              <w:rPr>
                <w:rFonts w:ascii="Cambria Math" w:hAnsi="Cambria Math"/>
              </w:rPr>
              <m:t>x</m:t>
            </m:r>
          </m:e>
          <m:sub>
            <m:r>
              <w:rPr>
                <w:rFonts w:ascii="Cambria Math" w:hAnsi="Cambria Math"/>
              </w:rPr>
              <m:t>ijk</m:t>
            </m:r>
          </m:sub>
        </m:sSub>
      </m:oMath>
      <w:r w:rsidRPr="00C63284">
        <w:t xml:space="preserve"> equals one when dedicated vehicle (k) travels directly from (i) to (j).</w:t>
      </w:r>
    </w:p>
    <w:p w14:paraId="040571B2" w14:textId="77777777" w:rsidR="00CE7E34" w:rsidRPr="00C63284" w:rsidRDefault="00CE7E34" w:rsidP="00CE7E34">
      <w:pPr>
        <w:rPr>
          <w:lang w:val="vi-VN"/>
        </w:rPr>
      </w:pPr>
    </w:p>
    <w:p w14:paraId="5FE77ED2" w14:textId="4FA5B5B4" w:rsidR="00CE7E34" w:rsidRPr="00C63284" w:rsidRDefault="00CE7E34" w:rsidP="00CE7E34">
      <w:pPr>
        <w:pStyle w:val="NormalWeb"/>
        <w:spacing w:before="0" w:beforeAutospacing="0"/>
        <w:rPr>
          <w:lang w:val="vi-VN"/>
        </w:rPr>
      </w:pPr>
      <w:r w:rsidRPr="00C63284">
        <w:t>Dedicated</w:t>
      </w:r>
      <w:r w:rsidR="054F155A">
        <w:t xml:space="preserve"> vehicles</w:t>
      </w:r>
      <w:r w:rsidRPr="00C63284">
        <w:t xml:space="preserve"> emissions are calculated as</w:t>
      </w:r>
      <w:r w:rsidRPr="00C63284">
        <w:rPr>
          <w:lang w:val="vi-VN"/>
        </w:rPr>
        <w:t>:</w:t>
      </w:r>
    </w:p>
    <w:p w14:paraId="4EF9313A" w14:textId="77777777" w:rsidR="00CE7E34" w:rsidRPr="003C3DE4" w:rsidRDefault="00000000" w:rsidP="00CE7E34">
      <w:pPr>
        <w:jc w:val="center"/>
        <w:rPr>
          <w:lang w:val="vi-VN"/>
        </w:rPr>
      </w:pPr>
      <m:oMathPara>
        <m:oMath>
          <m:sSub>
            <m:sSubPr>
              <m:ctrlPr>
                <w:rPr>
                  <w:rFonts w:ascii="Cambria Math" w:hAnsi="Cambria Math"/>
                  <w:i/>
                </w:rPr>
              </m:ctrlPr>
            </m:sSubPr>
            <m:e>
              <m:r>
                <w:rPr>
                  <w:rFonts w:ascii="Cambria Math" w:hAnsi="Cambria Math"/>
                </w:rPr>
                <m:t>E</m:t>
              </m:r>
            </m:e>
            <m:sub>
              <m:r>
                <w:rPr>
                  <w:rFonts w:ascii="Cambria Math" w:hAnsi="Cambria Math"/>
                </w:rPr>
                <m:t>DV</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DV</m:t>
              </m:r>
            </m:sub>
          </m:sSub>
          <m:sSub>
            <m:sSubPr>
              <m:ctrlPr>
                <w:rPr>
                  <w:rFonts w:ascii="Cambria Math" w:hAnsi="Cambria Math"/>
                  <w:i/>
                </w:rPr>
              </m:ctrlPr>
            </m:sSubPr>
            <m:e>
              <m:r>
                <w:rPr>
                  <w:rFonts w:ascii="Cambria Math" w:hAnsi="Cambria Math"/>
                </w:rPr>
                <m:t>D</m:t>
              </m:r>
            </m:e>
            <m:sub>
              <m:r>
                <w:rPr>
                  <w:rFonts w:ascii="Cambria Math" w:hAnsi="Cambria Math"/>
                </w:rPr>
                <m:t>DV</m:t>
              </m:r>
            </m:sub>
          </m:sSub>
          <m:r>
            <w:rPr>
              <w:rFonts w:ascii="Cambria Math" w:hAnsi="Cambria Math"/>
            </w:rPr>
            <m:t xml:space="preserve">    </m:t>
          </m:r>
          <m:d>
            <m:dPr>
              <m:ctrlPr>
                <w:rPr>
                  <w:rFonts w:ascii="Cambria Math" w:hAnsi="Cambria Math"/>
                  <w:i/>
                </w:rPr>
              </m:ctrlPr>
            </m:dPr>
            <m:e>
              <m:r>
                <w:rPr>
                  <w:rFonts w:ascii="Cambria Math" w:hAnsi="Cambria Math"/>
                </w:rPr>
                <m:t>7</m:t>
              </m:r>
            </m:e>
          </m:d>
        </m:oMath>
      </m:oMathPara>
    </w:p>
    <w:p w14:paraId="48E27056" w14:textId="77777777" w:rsidR="00CE7E34" w:rsidRPr="009F286E" w:rsidRDefault="00CE7E34" w:rsidP="00CE7E34">
      <w:pPr>
        <w:jc w:val="both"/>
      </w:pPr>
    </w:p>
    <w:p w14:paraId="31FC6D28" w14:textId="0A483A96" w:rsidR="00CE7E34" w:rsidRPr="009F286E" w:rsidRDefault="00CE7E34" w:rsidP="00CE7E34">
      <w:pPr>
        <w:pStyle w:val="NormalWeb"/>
        <w:spacing w:before="0" w:beforeAutospacing="0"/>
      </w:pPr>
      <w:r w:rsidRPr="009F286E">
        <w:t xml:space="preserve">where </w:t>
      </w:r>
      <m:oMath>
        <m:sSub>
          <m:sSubPr>
            <m:ctrlPr>
              <w:rPr>
                <w:rFonts w:ascii="Cambria Math" w:hAnsi="Cambria Math"/>
                <w:i/>
                <w:sz w:val="22"/>
              </w:rPr>
            </m:ctrlPr>
          </m:sSubPr>
          <m:e>
            <m:r>
              <w:rPr>
                <w:rFonts w:ascii="Cambria Math" w:hAnsi="Cambria Math"/>
                <w:sz w:val="22"/>
              </w:rPr>
              <m:t>e</m:t>
            </m:r>
          </m:e>
          <m:sub>
            <m:r>
              <w:rPr>
                <w:rFonts w:ascii="Cambria Math" w:hAnsi="Cambria Math"/>
                <w:sz w:val="22"/>
              </w:rPr>
              <m:t>DV</m:t>
            </m:r>
          </m:sub>
        </m:sSub>
      </m:oMath>
      <w:r w:rsidRPr="009F286E">
        <w:t xml:space="preserve"> is the dedicated</w:t>
      </w:r>
      <w:r w:rsidR="054F155A" w:rsidRPr="009F286E">
        <w:t xml:space="preserve"> vehicles</w:t>
      </w:r>
      <w:r w:rsidRPr="009F286E">
        <w:t xml:space="preserve"> emission factor per unit of distance.</w:t>
      </w:r>
    </w:p>
    <w:p w14:paraId="3BF4702C" w14:textId="38C69740" w:rsidR="00CE7E34" w:rsidRPr="009F286E" w:rsidRDefault="00CE7E34" w:rsidP="00CE7E34">
      <w:pPr>
        <w:pStyle w:val="NormalWeb"/>
        <w:spacing w:before="0" w:beforeAutospacing="0"/>
      </w:pPr>
      <w:r w:rsidRPr="009F286E">
        <w:t>The full dedicated</w:t>
      </w:r>
      <w:r w:rsidR="054F155A">
        <w:t xml:space="preserve"> vehicles</w:t>
      </w:r>
      <w:r w:rsidRPr="009F286E">
        <w:t xml:space="preserve"> route is included because the route is performed specifically for the delivery operation.</w:t>
      </w:r>
    </w:p>
    <w:p w14:paraId="2B801D41" w14:textId="0B0926C4" w:rsidR="00CE7E34"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val="vi-VN" w:eastAsia="zh-CN"/>
        </w:rPr>
      </w:pPr>
      <w:bookmarkStart w:id="21" w:name="_Toc232010399"/>
      <w:r w:rsidRPr="00326086">
        <w:rPr>
          <w:rFonts w:ascii="Times New Roman" w:eastAsia="SimSun" w:hAnsi="Times New Roman" w:cs="Times New Roman"/>
          <w:color w:val="auto"/>
          <w:sz w:val="32"/>
          <w:szCs w:val="32"/>
          <w:lang w:eastAsia="zh-CN"/>
        </w:rPr>
        <w:t>3.3 Occasional</w:t>
      </w:r>
      <w:r w:rsidR="069FBF9A" w:rsidRPr="379AF437">
        <w:rPr>
          <w:rFonts w:ascii="Times New Roman" w:eastAsia="SimSun" w:hAnsi="Times New Roman" w:cs="Times New Roman"/>
          <w:color w:val="auto"/>
          <w:sz w:val="32"/>
          <w:szCs w:val="32"/>
          <w:lang w:eastAsia="zh-CN"/>
        </w:rPr>
        <w:t xml:space="preserve"> drivers</w:t>
      </w:r>
      <w:r w:rsidRPr="00326086">
        <w:rPr>
          <w:rFonts w:ascii="Times New Roman" w:eastAsia="SimSun" w:hAnsi="Times New Roman" w:cs="Times New Roman"/>
          <w:color w:val="auto"/>
          <w:sz w:val="32"/>
          <w:szCs w:val="32"/>
          <w:lang w:eastAsia="zh-CN"/>
        </w:rPr>
        <w:t xml:space="preserve"> Incremental Emissions</w:t>
      </w:r>
      <w:bookmarkEnd w:id="21"/>
    </w:p>
    <w:p w14:paraId="6CEF1536" w14:textId="48763ADD" w:rsidR="00CE7E34" w:rsidRPr="00C81E5B" w:rsidRDefault="00CE7E34" w:rsidP="00CE7E34">
      <w:pPr>
        <w:pStyle w:val="isselectedend"/>
      </w:pPr>
      <w:r w:rsidRPr="00C81E5B">
        <w:t xml:space="preserve">Occasional </w:t>
      </w:r>
      <w:proofErr w:type="spellStart"/>
      <w:r w:rsidR="069FBF9A">
        <w:t>drivers</w:t>
      </w:r>
      <w:r>
        <w:t>s</w:t>
      </w:r>
      <w:proofErr w:type="spellEnd"/>
      <w:r w:rsidRPr="00C81E5B">
        <w:t xml:space="preserve"> already have an original trip from an origin to a destination. Therefore, the delivery system is responsible only for the additional travel caused by the parcel assignment.</w:t>
      </w:r>
    </w:p>
    <w:p w14:paraId="2B0DA737" w14:textId="77777777" w:rsidR="00CE7E34" w:rsidRPr="00C81E5B" w:rsidRDefault="00CE7E34" w:rsidP="00CE7E34">
      <w:pPr>
        <w:pStyle w:val="NormalWeb"/>
        <w:rPr>
          <w:lang w:val="vi-VN"/>
        </w:rPr>
      </w:pPr>
      <w:r w:rsidRPr="00C81E5B">
        <w:t>The incremental-distance definition introduced in Section 2.3 is used:</w:t>
      </w:r>
    </w:p>
    <w:p w14:paraId="45D4A05A" w14:textId="77777777" w:rsidR="00CE7E34" w:rsidRPr="003C3DE4" w:rsidRDefault="00000000" w:rsidP="00CE7E34">
      <w:pPr>
        <w:jc w:val="center"/>
        <w:rPr>
          <w:i/>
          <w:lang w:val="vi-VN"/>
        </w:rPr>
      </w:pPr>
      <m:oMathPara>
        <m:oMath>
          <m:sSubSup>
            <m:sSubSupPr>
              <m:ctrlPr>
                <w:rPr>
                  <w:rFonts w:ascii="Cambria Math" w:eastAsia="SimSun" w:hAnsi="Cambria Math"/>
                  <w:i/>
                </w:rPr>
              </m:ctrlPr>
            </m:sSubSupPr>
            <m:e>
              <m:r>
                <w:rPr>
                  <w:rFonts w:ascii="Cambria Math" w:eastAsia="SimSun" w:hAnsi="Cambria Math"/>
                </w:rPr>
                <m:t>D</m:t>
              </m:r>
            </m:e>
            <m:sub>
              <m:r>
                <w:rPr>
                  <w:rFonts w:ascii="Cambria Math" w:eastAsia="SimSun" w:hAnsi="Cambria Math"/>
                </w:rPr>
                <m:t>k</m:t>
              </m:r>
            </m:sub>
            <m:sup>
              <m:r>
                <w:rPr>
                  <w:rFonts w:ascii="Cambria Math" w:eastAsia="SimSun" w:hAnsi="Cambria Math"/>
                </w:rPr>
                <m:t>extra</m:t>
              </m:r>
            </m:sup>
          </m:sSubSup>
          <m:r>
            <w:rPr>
              <w:rFonts w:ascii="Cambria Math" w:eastAsia="SimSun" w:hAnsi="Cambria Math"/>
            </w:rPr>
            <m:t>=</m:t>
          </m:r>
          <m:func>
            <m:funcPr>
              <m:ctrlPr>
                <w:rPr>
                  <w:rFonts w:ascii="Cambria Math" w:eastAsia="SimSun" w:hAnsi="Cambria Math"/>
                  <w:i/>
                </w:rPr>
              </m:ctrlPr>
            </m:funcPr>
            <m:fName>
              <m:r>
                <w:rPr>
                  <w:rFonts w:ascii="Cambria Math" w:eastAsia="SimSun" w:hAnsi="Cambria Math"/>
                </w:rPr>
                <m:t>max</m:t>
              </m:r>
            </m:fName>
            <m:e>
              <m:d>
                <m:dPr>
                  <m:begChr m:val="{"/>
                  <m:endChr m:val="}"/>
                  <m:ctrlPr>
                    <w:rPr>
                      <w:rFonts w:ascii="Cambria Math" w:eastAsia="SimSun" w:hAnsi="Cambria Math"/>
                      <w:i/>
                    </w:rPr>
                  </m:ctrlPr>
                </m:dPr>
                <m:e>
                  <m:r>
                    <w:rPr>
                      <w:rFonts w:ascii="Cambria Math" w:eastAsia="SimSun" w:hAnsi="Cambria Math"/>
                    </w:rPr>
                    <m:t xml:space="preserve">0, </m:t>
                  </m:r>
                  <m:sSubSup>
                    <m:sSubSupPr>
                      <m:ctrlPr>
                        <w:rPr>
                          <w:rFonts w:ascii="Cambria Math" w:eastAsia="SimSun" w:hAnsi="Cambria Math"/>
                          <w:i/>
                        </w:rPr>
                      </m:ctrlPr>
                    </m:sSubSupPr>
                    <m:e>
                      <m:r>
                        <w:rPr>
                          <w:rFonts w:ascii="Cambria Math" w:eastAsia="SimSun" w:hAnsi="Cambria Math"/>
                        </w:rPr>
                        <m:t>D</m:t>
                      </m:r>
                    </m:e>
                    <m:sub>
                      <m:r>
                        <w:rPr>
                          <w:rFonts w:ascii="Cambria Math" w:eastAsia="SimSun" w:hAnsi="Cambria Math"/>
                        </w:rPr>
                        <m:t>k</m:t>
                      </m:r>
                    </m:sub>
                    <m:sup>
                      <m:r>
                        <w:rPr>
                          <w:rFonts w:ascii="Cambria Math" w:eastAsia="SimSun" w:hAnsi="Cambria Math"/>
                        </w:rPr>
                        <m:t>used</m:t>
                      </m:r>
                    </m:sup>
                  </m:sSubSup>
                  <m:r>
                    <w:rPr>
                      <w:rFonts w:ascii="Cambria Math" w:eastAsia="SimSun" w:hAnsi="Cambria Math"/>
                    </w:rPr>
                    <m:t xml:space="preserve">- </m:t>
                  </m:r>
                  <m:sSubSup>
                    <m:sSubSupPr>
                      <m:ctrlPr>
                        <w:rPr>
                          <w:rFonts w:ascii="Cambria Math" w:eastAsia="SimSun" w:hAnsi="Cambria Math"/>
                          <w:i/>
                        </w:rPr>
                      </m:ctrlPr>
                    </m:sSubSupPr>
                    <m:e>
                      <m:r>
                        <w:rPr>
                          <w:rFonts w:ascii="Cambria Math" w:eastAsia="SimSun" w:hAnsi="Cambria Math"/>
                        </w:rPr>
                        <m:t>D</m:t>
                      </m:r>
                    </m:e>
                    <m:sub>
                      <m:r>
                        <w:rPr>
                          <w:rFonts w:ascii="Cambria Math" w:eastAsia="SimSun" w:hAnsi="Cambria Math"/>
                        </w:rPr>
                        <m:t>k</m:t>
                      </m:r>
                    </m:sub>
                    <m:sup>
                      <m:r>
                        <w:rPr>
                          <w:rFonts w:ascii="Cambria Math" w:eastAsia="SimSun" w:hAnsi="Cambria Math"/>
                        </w:rPr>
                        <m:t>direct</m:t>
                      </m:r>
                    </m:sup>
                  </m:sSubSup>
                </m:e>
              </m:d>
            </m:e>
          </m:func>
          <m:r>
            <w:rPr>
              <w:rFonts w:ascii="Cambria Math" w:eastAsia="SimSun" w:hAnsi="Cambria Math"/>
            </w:rPr>
            <m:t xml:space="preserve">    </m:t>
          </m:r>
          <m:d>
            <m:dPr>
              <m:ctrlPr>
                <w:rPr>
                  <w:rFonts w:ascii="Cambria Math" w:eastAsia="SimSun" w:hAnsi="Cambria Math"/>
                  <w:i/>
                </w:rPr>
              </m:ctrlPr>
            </m:dPr>
            <m:e>
              <m:r>
                <w:rPr>
                  <w:rFonts w:ascii="Cambria Math" w:eastAsia="SimSun" w:hAnsi="Cambria Math"/>
                </w:rPr>
                <m:t>8</m:t>
              </m:r>
            </m:e>
          </m:d>
        </m:oMath>
      </m:oMathPara>
    </w:p>
    <w:p w14:paraId="09187F74" w14:textId="77777777" w:rsidR="00CE7E34" w:rsidRPr="00C81E5B" w:rsidRDefault="00CE7E34" w:rsidP="00CE7E34">
      <w:pPr>
        <w:jc w:val="center"/>
        <w:rPr>
          <w:lang w:val="vi-VN"/>
        </w:rPr>
      </w:pPr>
    </w:p>
    <w:p w14:paraId="0BDE480E" w14:textId="77777777" w:rsidR="00CE7E34" w:rsidRPr="00C81E5B" w:rsidRDefault="00CE7E34" w:rsidP="00CE7E34">
      <w:pPr>
        <w:rPr>
          <w:lang w:val="vi-VN"/>
        </w:rPr>
      </w:pPr>
      <w:r w:rsidRPr="00C81E5B">
        <w:t xml:space="preserve">where </w:t>
      </w:r>
      <m:oMath>
        <m:sSubSup>
          <m:sSubSupPr>
            <m:ctrlPr>
              <w:rPr>
                <w:rFonts w:ascii="Cambria Math" w:eastAsia="SimSun" w:hAnsi="Cambria Math"/>
                <w:i/>
              </w:rPr>
            </m:ctrlPr>
          </m:sSubSupPr>
          <m:e>
            <m:r>
              <w:rPr>
                <w:rFonts w:ascii="Cambria Math" w:eastAsia="SimSun" w:hAnsi="Cambria Math"/>
              </w:rPr>
              <m:t>D</m:t>
            </m:r>
          </m:e>
          <m:sub>
            <m:r>
              <w:rPr>
                <w:rFonts w:ascii="Cambria Math" w:eastAsia="SimSun" w:hAnsi="Cambria Math"/>
              </w:rPr>
              <m:t>k</m:t>
            </m:r>
          </m:sub>
          <m:sup>
            <m:r>
              <w:rPr>
                <w:rFonts w:ascii="Cambria Math" w:eastAsia="SimSun" w:hAnsi="Cambria Math"/>
              </w:rPr>
              <m:t>used</m:t>
            </m:r>
          </m:sup>
        </m:sSubSup>
      </m:oMath>
      <w:r w:rsidRPr="00C81E5B">
        <w:t xml:space="preserve"> is the route distance after accepting delivery tasks and </w:t>
      </w:r>
      <m:oMath>
        <m:sSubSup>
          <m:sSubSupPr>
            <m:ctrlPr>
              <w:rPr>
                <w:rFonts w:ascii="Cambria Math" w:eastAsia="SimSun" w:hAnsi="Cambria Math"/>
                <w:i/>
              </w:rPr>
            </m:ctrlPr>
          </m:sSubSupPr>
          <m:e>
            <m:r>
              <w:rPr>
                <w:rFonts w:ascii="Cambria Math" w:eastAsia="SimSun" w:hAnsi="Cambria Math"/>
              </w:rPr>
              <m:t>D</m:t>
            </m:r>
          </m:e>
          <m:sub>
            <m:r>
              <w:rPr>
                <w:rFonts w:ascii="Cambria Math" w:eastAsia="SimSun" w:hAnsi="Cambria Math"/>
              </w:rPr>
              <m:t>k</m:t>
            </m:r>
          </m:sub>
          <m:sup>
            <m:r>
              <w:rPr>
                <w:rFonts w:ascii="Cambria Math" w:eastAsia="SimSun" w:hAnsi="Cambria Math"/>
              </w:rPr>
              <m:t>direct</m:t>
            </m:r>
          </m:sup>
        </m:sSubSup>
      </m:oMath>
      <w:r w:rsidRPr="00C81E5B">
        <w:t xml:space="preserve"> is the original direct-trip distance.</w:t>
      </w:r>
    </w:p>
    <w:p w14:paraId="697EFC6D" w14:textId="77777777" w:rsidR="00CE7E34" w:rsidRPr="00C81E5B" w:rsidRDefault="00CE7E34" w:rsidP="00CE7E34">
      <w:pPr>
        <w:rPr>
          <w:lang w:val="vi-VN"/>
        </w:rPr>
      </w:pPr>
    </w:p>
    <w:p w14:paraId="47A6DC68" w14:textId="77777777" w:rsidR="00CE7E34" w:rsidRPr="00C81E5B" w:rsidRDefault="00CE7E34" w:rsidP="00CE7E34">
      <w:pPr>
        <w:pStyle w:val="NormalWeb"/>
        <w:spacing w:before="0" w:beforeAutospacing="0"/>
      </w:pPr>
      <w:r w:rsidRPr="00C81E5B">
        <w:t>The maximum operator prevents the attributable distance from becoming negative.</w:t>
      </w:r>
    </w:p>
    <w:p w14:paraId="67625074" w14:textId="4FDAAF1B" w:rsidR="00CE7E34" w:rsidRPr="00C81E5B" w:rsidRDefault="00CE7E34" w:rsidP="00CE7E34">
      <w:pPr>
        <w:pStyle w:val="NormalWeb"/>
        <w:spacing w:before="0" w:beforeAutospacing="0"/>
        <w:rPr>
          <w:lang w:val="vi-VN"/>
        </w:rPr>
      </w:pPr>
      <w:r w:rsidRPr="00C81E5B">
        <w:t xml:space="preserve">The emissions of occasional </w:t>
      </w:r>
      <w:r w:rsidR="069FBF9A" w:rsidRPr="00C81E5B">
        <w:t>drivers</w:t>
      </w:r>
      <w:r w:rsidRPr="00C81E5B">
        <w:t xml:space="preserve"> </w:t>
      </w:r>
      <m:oMath>
        <m:r>
          <w:rPr>
            <w:rFonts w:ascii="Cambria Math" w:hAnsi="Cambria Math"/>
          </w:rPr>
          <m:t>k</m:t>
        </m:r>
      </m:oMath>
      <w:r w:rsidRPr="00C81E5B">
        <w:t xml:space="preserve"> are:</w:t>
      </w:r>
    </w:p>
    <w:p w14:paraId="41B567B4" w14:textId="77777777" w:rsidR="00CE7E34" w:rsidRPr="00C81E5B" w:rsidRDefault="00000000" w:rsidP="00CE7E34">
      <w:pPr>
        <w:jc w:val="center"/>
        <w:rPr>
          <w:i/>
          <w:lang w:val="vi-VN"/>
        </w:rPr>
      </w:pPr>
      <m:oMathPara>
        <m:oMath>
          <m:sSubSup>
            <m:sSubSupPr>
              <m:ctrlPr>
                <w:rPr>
                  <w:rFonts w:ascii="Cambria Math" w:hAnsi="Cambria Math"/>
                  <w:i/>
                </w:rPr>
              </m:ctrlPr>
            </m:sSubSupPr>
            <m:e>
              <m:r>
                <w:rPr>
                  <w:rFonts w:ascii="Cambria Math" w:hAnsi="Cambria Math"/>
                </w:rPr>
                <m:t>e</m:t>
              </m:r>
            </m:e>
            <m:sub>
              <m:r>
                <w:rPr>
                  <w:rFonts w:ascii="Cambria Math" w:hAnsi="Cambria Math"/>
                </w:rPr>
                <m:t>k</m:t>
              </m:r>
            </m:sub>
            <m:sup>
              <m:r>
                <w:rPr>
                  <w:rFonts w:ascii="Cambria Math" w:hAnsi="Cambria Math"/>
                </w:rPr>
                <m:t>OD</m:t>
              </m:r>
            </m:sup>
          </m:sSubSup>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extra</m:t>
              </m:r>
            </m:sup>
          </m:sSubSup>
          <m:r>
            <w:rPr>
              <w:rFonts w:ascii="Cambria Math" w:hAnsi="Cambria Math"/>
            </w:rPr>
            <m:t xml:space="preserve"> </m:t>
          </m:r>
        </m:oMath>
      </m:oMathPara>
    </w:p>
    <w:p w14:paraId="67583E01" w14:textId="77777777" w:rsidR="00CE7E34" w:rsidRPr="00C81E5B" w:rsidRDefault="00CE7E34" w:rsidP="00CE7E34">
      <w:pPr>
        <w:jc w:val="both"/>
      </w:pPr>
    </w:p>
    <w:p w14:paraId="3F4F8F7E" w14:textId="765AAEE2" w:rsidR="00CE7E34" w:rsidRPr="00C81E5B" w:rsidRDefault="00CE7E34" w:rsidP="00CE7E34">
      <w:pPr>
        <w:jc w:val="both"/>
        <w:rPr>
          <w:lang w:val="vi-VN"/>
        </w:rPr>
      </w:pPr>
      <w:r w:rsidRPr="00C81E5B">
        <w:t xml:space="preserve">where </w:t>
      </w:r>
      <m:oMath>
        <m:sSubSup>
          <m:sSubSupPr>
            <m:ctrlPr>
              <w:rPr>
                <w:rFonts w:ascii="Cambria Math" w:hAnsi="Cambria Math"/>
                <w:i/>
              </w:rPr>
            </m:ctrlPr>
          </m:sSubSupPr>
          <m:e>
            <m:r>
              <w:rPr>
                <w:rFonts w:ascii="Cambria Math" w:hAnsi="Cambria Math"/>
              </w:rPr>
              <m:t>e</m:t>
            </m:r>
          </m:e>
          <m:sub>
            <m:r>
              <w:rPr>
                <w:rFonts w:ascii="Cambria Math" w:hAnsi="Cambria Math"/>
              </w:rPr>
              <m:t>k</m:t>
            </m:r>
          </m:sub>
          <m:sup>
            <m:r>
              <w:rPr>
                <w:rFonts w:ascii="Cambria Math" w:hAnsi="Cambria Math"/>
              </w:rPr>
              <m:t>OD</m:t>
            </m:r>
          </m:sup>
        </m:sSubSup>
      </m:oMath>
      <w:r w:rsidRPr="00C81E5B">
        <w:t xml:space="preserve"> is the emission factor of occasional </w:t>
      </w:r>
      <w:r w:rsidR="069FBF9A" w:rsidRPr="00C81E5B">
        <w:t>drivers</w:t>
      </w:r>
      <w:r w:rsidRPr="00C81E5B">
        <w:t xml:space="preserve"> </w:t>
      </w:r>
      <m:oMath>
        <m:r>
          <w:rPr>
            <w:rFonts w:ascii="Cambria Math" w:hAnsi="Cambria Math"/>
          </w:rPr>
          <m:t>k</m:t>
        </m:r>
      </m:oMath>
    </w:p>
    <w:p w14:paraId="6A40BA86" w14:textId="77777777" w:rsidR="00CE7E34" w:rsidRPr="00C81E5B" w:rsidRDefault="00CE7E34" w:rsidP="00CE7E34">
      <w:pPr>
        <w:jc w:val="both"/>
        <w:rPr>
          <w:lang w:val="vi-VN"/>
        </w:rPr>
      </w:pPr>
    </w:p>
    <w:p w14:paraId="50409A25" w14:textId="420E4FC9" w:rsidR="00CE7E34" w:rsidRPr="00C81E5B" w:rsidRDefault="00CE7E34" w:rsidP="00CE7E34">
      <w:pPr>
        <w:jc w:val="both"/>
        <w:rPr>
          <w:lang w:val="vi-VN"/>
        </w:rPr>
      </w:pPr>
      <w:r w:rsidRPr="00C81E5B">
        <w:t>Total occasional</w:t>
      </w:r>
      <w:r w:rsidR="069FBF9A">
        <w:t xml:space="preserve"> </w:t>
      </w:r>
      <w:proofErr w:type="gramStart"/>
      <w:r w:rsidR="069FBF9A">
        <w:t>drivers</w:t>
      </w:r>
      <w:proofErr w:type="gramEnd"/>
      <w:r w:rsidRPr="00C81E5B">
        <w:t xml:space="preserve"> emissions are:</w:t>
      </w:r>
    </w:p>
    <w:p w14:paraId="596653C2" w14:textId="77777777" w:rsidR="00CE7E34" w:rsidRPr="00C81E5B" w:rsidRDefault="00CE7E34" w:rsidP="00CE7E34">
      <w:pPr>
        <w:jc w:val="both"/>
        <w:rPr>
          <w:lang w:val="vi-VN"/>
        </w:rPr>
      </w:pPr>
    </w:p>
    <w:p w14:paraId="45A81CE8" w14:textId="77777777" w:rsidR="00CE7E34" w:rsidRPr="00C81E5B" w:rsidRDefault="00000000" w:rsidP="00CE7E34">
      <w:pPr>
        <w:jc w:val="center"/>
      </w:pPr>
      <m:oMathPara>
        <m:oMath>
          <m:sSub>
            <m:sSubPr>
              <m:ctrlPr>
                <w:rPr>
                  <w:rFonts w:ascii="Cambria Math" w:hAnsi="Cambria Math"/>
                  <w:i/>
                </w:rPr>
              </m:ctrlPr>
            </m:sSubPr>
            <m:e>
              <m:r>
                <w:rPr>
                  <w:rFonts w:ascii="Cambria Math" w:hAnsi="Cambria Math"/>
                </w:rPr>
                <m:t>E</m:t>
              </m:r>
            </m:e>
            <m:sub>
              <m:r>
                <w:rPr>
                  <w:rFonts w:ascii="Cambria Math" w:hAnsi="Cambria Math"/>
                </w:rPr>
                <m:t>OD</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k∈CS</m:t>
              </m:r>
            </m:sub>
          </m:sSub>
          <m:sSubSup>
            <m:sSubSupPr>
              <m:ctrlPr>
                <w:rPr>
                  <w:rFonts w:ascii="Cambria Math" w:hAnsi="Cambria Math"/>
                  <w:i/>
                </w:rPr>
              </m:ctrlPr>
            </m:sSubSupPr>
            <m:e>
              <m:r>
                <w:rPr>
                  <w:rFonts w:ascii="Cambria Math" w:hAnsi="Cambria Math"/>
                </w:rPr>
                <m:t>e</m:t>
              </m:r>
            </m:e>
            <m:sub>
              <m:r>
                <w:rPr>
                  <w:rFonts w:ascii="Cambria Math" w:hAnsi="Cambria Math"/>
                </w:rPr>
                <m:t>k</m:t>
              </m:r>
            </m:sub>
            <m:sup>
              <m:r>
                <w:rPr>
                  <w:rFonts w:ascii="Cambria Math" w:hAnsi="Cambria Math"/>
                </w:rPr>
                <m:t>OD</m:t>
              </m:r>
            </m:sup>
          </m:sSubSup>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extra</m:t>
              </m:r>
            </m:sup>
          </m:sSubSup>
          <m:r>
            <w:rPr>
              <w:rFonts w:ascii="Cambria Math" w:hAnsi="Cambria Math"/>
            </w:rPr>
            <m:t xml:space="preserve">    </m:t>
          </m:r>
          <m:d>
            <m:dPr>
              <m:ctrlPr>
                <w:rPr>
                  <w:rFonts w:ascii="Cambria Math" w:hAnsi="Cambria Math"/>
                  <w:i/>
                </w:rPr>
              </m:ctrlPr>
            </m:dPr>
            <m:e>
              <m:r>
                <w:rPr>
                  <w:rFonts w:ascii="Cambria Math" w:hAnsi="Cambria Math"/>
                </w:rPr>
                <m:t>9</m:t>
              </m:r>
            </m:e>
          </m:d>
        </m:oMath>
      </m:oMathPara>
    </w:p>
    <w:p w14:paraId="5D69CB8B" w14:textId="77777777" w:rsidR="00CE7E34" w:rsidRPr="00C81E5B" w:rsidRDefault="00CE7E34" w:rsidP="00CE7E34">
      <w:pPr>
        <w:pStyle w:val="NormalWeb"/>
      </w:pPr>
      <w:r w:rsidRPr="00C81E5B">
        <w:lastRenderedPageBreak/>
        <w:t>This formulation avoids assigning the driver’s original personal trip to the delivery operation.</w:t>
      </w:r>
    </w:p>
    <w:p w14:paraId="3EB2767A" w14:textId="77777777" w:rsidR="00CE7E34" w:rsidRPr="00326086"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22" w:name="_Toc232010400"/>
      <w:r w:rsidRPr="00326086">
        <w:rPr>
          <w:rFonts w:ascii="Times New Roman" w:eastAsia="SimSun" w:hAnsi="Times New Roman" w:cs="Times New Roman"/>
          <w:color w:val="auto"/>
          <w:sz w:val="32"/>
          <w:szCs w:val="32"/>
          <w:lang w:eastAsia="zh-CN"/>
        </w:rPr>
        <w:t>3.4 Total Emissions</w:t>
      </w:r>
      <w:bookmarkEnd w:id="22"/>
    </w:p>
    <w:p w14:paraId="5F77FE22" w14:textId="77777777" w:rsidR="00CE7E34" w:rsidRPr="00483659" w:rsidRDefault="00CE7E34" w:rsidP="00CE7E34">
      <w:pPr>
        <w:pStyle w:val="isselectedend"/>
        <w:rPr>
          <w:lang w:val="vi-VN"/>
        </w:rPr>
      </w:pPr>
      <w:r>
        <w:t>Total operational emissions are calculated as:</w:t>
      </w:r>
    </w:p>
    <w:p w14:paraId="195D5A10" w14:textId="77777777" w:rsidR="00CE7E34" w:rsidRPr="003C3DE4" w:rsidRDefault="00252160" w:rsidP="00CE7E34">
      <w:pPr>
        <w:jc w:val="center"/>
      </w:pPr>
      <m:oMathPara>
        <m:oMath>
          <m:r>
            <w:rPr>
              <w:rFonts w:ascii="Cambria Math" w:hAnsi="Cambria Math"/>
            </w:rPr>
            <m:t xml:space="preserve">E = </m:t>
          </m:r>
          <m:sSub>
            <m:sSubPr>
              <m:ctrlPr>
                <w:rPr>
                  <w:rFonts w:ascii="Cambria Math" w:hAnsi="Cambria Math"/>
                  <w:i/>
                </w:rPr>
              </m:ctrlPr>
            </m:sSubPr>
            <m:e>
              <m:r>
                <w:rPr>
                  <w:rFonts w:ascii="Cambria Math" w:hAnsi="Cambria Math"/>
                </w:rPr>
                <m:t>E</m:t>
              </m:r>
            </m:e>
            <m:sub>
              <m:r>
                <w:rPr>
                  <w:rFonts w:ascii="Cambria Math" w:hAnsi="Cambria Math"/>
                </w:rPr>
                <m:t>DV</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OD</m:t>
              </m:r>
            </m:sub>
          </m:sSub>
          <m:r>
            <w:rPr>
              <w:rFonts w:ascii="Cambria Math" w:hAnsi="Cambria Math"/>
            </w:rPr>
            <m:t xml:space="preserve">    </m:t>
          </m:r>
          <m:d>
            <m:dPr>
              <m:ctrlPr>
                <w:rPr>
                  <w:rFonts w:ascii="Cambria Math" w:hAnsi="Cambria Math"/>
                  <w:i/>
                </w:rPr>
              </m:ctrlPr>
            </m:dPr>
            <m:e>
              <m:r>
                <w:rPr>
                  <w:rFonts w:ascii="Cambria Math" w:hAnsi="Cambria Math"/>
                </w:rPr>
                <m:t>10</m:t>
              </m:r>
            </m:e>
          </m:d>
        </m:oMath>
      </m:oMathPara>
    </w:p>
    <w:p w14:paraId="2D54C705" w14:textId="77777777" w:rsidR="00CE7E34" w:rsidRDefault="00CE7E34" w:rsidP="00CE7E34">
      <w:pPr>
        <w:jc w:val="both"/>
        <w:rPr>
          <w:lang w:val="vi-VN"/>
        </w:rPr>
      </w:pPr>
    </w:p>
    <w:p w14:paraId="2863CEEE" w14:textId="77777777" w:rsidR="00CE7E34" w:rsidRDefault="00CE7E34" w:rsidP="00CE7E34">
      <w:pPr>
        <w:jc w:val="both"/>
        <w:rPr>
          <w:lang w:val="vi-VN"/>
        </w:rPr>
      </w:pPr>
      <w:r>
        <w:t>or, in expanded form:</w:t>
      </w:r>
    </w:p>
    <w:p w14:paraId="18063836" w14:textId="77777777" w:rsidR="00CE7E34" w:rsidRDefault="00CE7E34" w:rsidP="00CE7E34">
      <w:pPr>
        <w:jc w:val="both"/>
        <w:rPr>
          <w:lang w:val="vi-VN"/>
        </w:rPr>
      </w:pPr>
    </w:p>
    <w:p w14:paraId="41A7287D" w14:textId="77777777" w:rsidR="00CE7E34" w:rsidRPr="003C3DE4" w:rsidRDefault="00252160" w:rsidP="00CE7E34">
      <w:pPr>
        <w:jc w:val="center"/>
        <w:rPr>
          <w:rFonts w:ascii="Cambria Math" w:hAnsi="Cambria Math"/>
          <w:i/>
        </w:rPr>
      </w:pPr>
      <m:oMathPara>
        <m:oMath>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DV</m:t>
              </m:r>
            </m:sub>
          </m:sSub>
          <m:sSub>
            <m:sSubPr>
              <m:ctrlPr>
                <w:rPr>
                  <w:rFonts w:ascii="Cambria Math" w:hAnsi="Cambria Math"/>
                  <w:i/>
                </w:rPr>
              </m:ctrlPr>
            </m:sSubPr>
            <m:e>
              <m:r>
                <w:rPr>
                  <w:rFonts w:ascii="Cambria Math" w:hAnsi="Cambria Math"/>
                </w:rPr>
                <m:t>D</m:t>
              </m:r>
            </m:e>
            <m:sub>
              <m:r>
                <w:rPr>
                  <w:rFonts w:ascii="Cambria Math" w:hAnsi="Cambria Math"/>
                </w:rPr>
                <m:t>DV</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k∈CS</m:t>
              </m:r>
            </m:sub>
            <m:sup/>
            <m:e>
              <m:sSubSup>
                <m:sSubSupPr>
                  <m:ctrlPr>
                    <w:rPr>
                      <w:rFonts w:ascii="Cambria Math" w:hAnsi="Cambria Math"/>
                      <w:i/>
                    </w:rPr>
                  </m:ctrlPr>
                </m:sSubSupPr>
                <m:e>
                  <m:r>
                    <w:rPr>
                      <w:rFonts w:ascii="Cambria Math" w:hAnsi="Cambria Math"/>
                    </w:rPr>
                    <m:t>e</m:t>
                  </m:r>
                </m:e>
                <m:sub>
                  <m:r>
                    <w:rPr>
                      <w:rFonts w:ascii="Cambria Math" w:hAnsi="Cambria Math"/>
                    </w:rPr>
                    <m:t>k</m:t>
                  </m:r>
                </m:sub>
                <m:sup>
                  <m:r>
                    <w:rPr>
                      <w:rFonts w:ascii="Cambria Math" w:hAnsi="Cambria Math"/>
                    </w:rPr>
                    <m:t>OD</m:t>
                  </m:r>
                </m:sup>
              </m:sSubSup>
            </m:e>
          </m:nary>
          <m:sSubSup>
            <m:sSubSupPr>
              <m:ctrlPr>
                <w:rPr>
                  <w:rFonts w:ascii="Cambria Math" w:hAnsi="Cambria Math"/>
                  <w:i/>
                </w:rPr>
              </m:ctrlPr>
            </m:sSubSupPr>
            <m:e>
              <m:r>
                <w:rPr>
                  <w:rFonts w:ascii="Cambria Math" w:hAnsi="Cambria Math"/>
                </w:rPr>
                <m:t>D</m:t>
              </m:r>
            </m:e>
            <m:sub>
              <m:r>
                <w:rPr>
                  <w:rFonts w:ascii="Cambria Math" w:hAnsi="Cambria Math"/>
                </w:rPr>
                <m:t>k</m:t>
              </m:r>
            </m:sub>
            <m:sup>
              <m:r>
                <w:rPr>
                  <w:rFonts w:ascii="Cambria Math" w:hAnsi="Cambria Math"/>
                </w:rPr>
                <m:t>extra</m:t>
              </m:r>
            </m:sup>
          </m:sSubSup>
          <m:r>
            <w:rPr>
              <w:rFonts w:ascii="Cambria Math" w:hAnsi="Cambria Math"/>
            </w:rPr>
            <m:t xml:space="preserve"> (10)</m:t>
          </m:r>
        </m:oMath>
      </m:oMathPara>
    </w:p>
    <w:p w14:paraId="44C91814" w14:textId="77777777" w:rsidR="00CE7E34" w:rsidRDefault="00CE7E34" w:rsidP="00CE7E34">
      <w:pPr>
        <w:jc w:val="both"/>
        <w:rPr>
          <w:lang w:val="vi-VN"/>
        </w:rPr>
      </w:pPr>
    </w:p>
    <w:p w14:paraId="71AD9AD8" w14:textId="77777777" w:rsidR="00CE7E34" w:rsidRDefault="00CE7E34" w:rsidP="00CE7E34">
      <w:pPr>
        <w:jc w:val="both"/>
      </w:pPr>
      <w:r>
        <w:t>The model uses distance-based emission factors. The specific values used in the computational experiment are reported in Chapter 5.</w:t>
      </w:r>
    </w:p>
    <w:p w14:paraId="2C1A39AB" w14:textId="77777777" w:rsidR="00CE7E34" w:rsidRPr="00E27117"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val="vi-VN" w:eastAsia="zh-CN"/>
        </w:rPr>
      </w:pPr>
      <w:bookmarkStart w:id="23" w:name="_Toc232010401"/>
      <w:r w:rsidRPr="00326086">
        <w:rPr>
          <w:rFonts w:ascii="Times New Roman" w:eastAsia="SimSun" w:hAnsi="Times New Roman" w:cs="Times New Roman"/>
          <w:color w:val="auto"/>
          <w:sz w:val="32"/>
          <w:szCs w:val="32"/>
          <w:lang w:eastAsia="zh-CN"/>
        </w:rPr>
        <w:t xml:space="preserve">3.5 </w:t>
      </w:r>
      <w:r w:rsidRPr="00E27117">
        <w:rPr>
          <w:rFonts w:ascii="Times New Roman" w:eastAsia="SimSun" w:hAnsi="Times New Roman" w:cs="Times New Roman"/>
          <w:color w:val="auto"/>
          <w:sz w:val="32"/>
          <w:szCs w:val="32"/>
          <w:lang w:eastAsia="zh-CN"/>
        </w:rPr>
        <w:t>Why Cost and Emissions Are Normalized</w:t>
      </w:r>
      <w:bookmarkEnd w:id="23"/>
    </w:p>
    <w:p w14:paraId="05232FDD" w14:textId="77777777" w:rsidR="00CE7E34" w:rsidRPr="00E5237B" w:rsidRDefault="00CE7E34" w:rsidP="00CE7E34">
      <w:pPr>
        <w:pStyle w:val="NormalWeb"/>
      </w:pPr>
      <w:r w:rsidRPr="00E5237B">
        <w:t>Cost and emissions have different units and numerical scales. Cost is measured in distribution-cost units, while emissions are measured using the selected operational emission factors.</w:t>
      </w:r>
    </w:p>
    <w:p w14:paraId="31EFE37D" w14:textId="77777777" w:rsidR="00CE7E34" w:rsidRPr="00E5237B" w:rsidRDefault="00CE7E34" w:rsidP="00CE7E34">
      <w:pPr>
        <w:pStyle w:val="NormalWeb"/>
        <w:rPr>
          <w:lang w:val="vi-VN"/>
        </w:rPr>
      </w:pPr>
      <w:r w:rsidRPr="00E5237B">
        <w:t>A direct objective such as:</w:t>
      </w:r>
      <w:r w:rsidRPr="00E5237B">
        <w:rPr>
          <w:lang w:val="vi-VN"/>
        </w:rPr>
        <w:t xml:space="preserve"> </w:t>
      </w:r>
      <m:oMath>
        <m:r>
          <w:rPr>
            <w:rFonts w:ascii="Cambria Math" w:hAnsi="Cambria Math"/>
          </w:rPr>
          <m:t>C + λE</m:t>
        </m:r>
      </m:oMath>
    </w:p>
    <w:p w14:paraId="5AF700B5" w14:textId="77777777" w:rsidR="00CE7E34" w:rsidRPr="00E5237B" w:rsidRDefault="00CE7E34" w:rsidP="00CE7E34">
      <w:pPr>
        <w:pStyle w:val="NormalWeb"/>
        <w:spacing w:before="0" w:beforeAutospacing="0"/>
      </w:pPr>
      <w:r w:rsidRPr="00E5237B">
        <w:t>would be difficult to interpret because the two components are not measured on the same scale. The objective with the larger numerical range could dominate the result even when the intended decision priority is different.</w:t>
      </w:r>
    </w:p>
    <w:p w14:paraId="50E318D6" w14:textId="77777777" w:rsidR="00CE7E34" w:rsidRPr="00DB7516" w:rsidRDefault="00CE7E34" w:rsidP="00CE7E34">
      <w:pPr>
        <w:pStyle w:val="NormalWeb"/>
        <w:spacing w:before="0" w:beforeAutospacing="0"/>
      </w:pPr>
      <w:r w:rsidRPr="00DB7516">
        <w:t xml:space="preserve">Normalization is therefore applied before the two objectives are combined. This converts both measures into dimensionless values and allows </w:t>
      </w:r>
      <m:oMath>
        <m:r>
          <w:rPr>
            <w:rFonts w:ascii="Cambria Math" w:hAnsi="Cambria Math"/>
          </w:rPr>
          <m:t>λ</m:t>
        </m:r>
      </m:oMath>
      <w:r w:rsidRPr="00DB7516">
        <w:rPr>
          <w:lang w:val="vi-VN"/>
        </w:rPr>
        <w:t xml:space="preserve"> t</w:t>
      </w:r>
      <w:r w:rsidRPr="00DB7516">
        <w:t>o represent the relative emphasis placed on each normalized objective.</w:t>
      </w:r>
    </w:p>
    <w:p w14:paraId="333CB7F6" w14:textId="77777777" w:rsidR="00CE7E34"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val="vi-VN" w:eastAsia="zh-CN"/>
        </w:rPr>
      </w:pPr>
      <w:bookmarkStart w:id="24" w:name="_Toc232010402"/>
      <w:r w:rsidRPr="00326086">
        <w:rPr>
          <w:rFonts w:ascii="Times New Roman" w:eastAsia="SimSun" w:hAnsi="Times New Roman" w:cs="Times New Roman"/>
          <w:color w:val="auto"/>
          <w:sz w:val="32"/>
          <w:szCs w:val="32"/>
          <w:lang w:eastAsia="zh-CN"/>
        </w:rPr>
        <w:t>3.6 Empirical Boundary Anchors</w:t>
      </w:r>
      <w:bookmarkEnd w:id="24"/>
    </w:p>
    <w:p w14:paraId="3B6A39A0" w14:textId="77777777" w:rsidR="00CE7E34" w:rsidRPr="008F2972" w:rsidRDefault="00CE7E34" w:rsidP="00CE7E34">
      <w:pPr>
        <w:pStyle w:val="NormalWeb"/>
        <w:spacing w:before="0" w:beforeAutospacing="0"/>
      </w:pPr>
      <w:r w:rsidRPr="008F2972">
        <w:t>Two boundary solutions are used to define the normalization references.</w:t>
      </w:r>
    </w:p>
    <w:p w14:paraId="7531801F" w14:textId="77777777" w:rsidR="00CE7E34" w:rsidRPr="00857ACF" w:rsidRDefault="00CE7E34" w:rsidP="00CE7E34">
      <w:pPr>
        <w:pStyle w:val="NormalWeb"/>
        <w:spacing w:before="0" w:beforeAutospacing="0"/>
        <w:rPr>
          <w:lang w:val="vi-VN"/>
        </w:rPr>
      </w:pPr>
      <w:r w:rsidRPr="00857ACF">
        <w:t xml:space="preserve">Let </w:t>
      </w:r>
      <m:oMath>
        <m:sSub>
          <m:sSubPr>
            <m:ctrlPr>
              <w:rPr>
                <w:rFonts w:ascii="Cambria Math" w:hAnsi="Cambria Math"/>
                <w:i/>
              </w:rPr>
            </m:ctrlPr>
          </m:sSubPr>
          <m:e>
            <m:r>
              <w:rPr>
                <w:rFonts w:ascii="Cambria Math" w:hAnsi="Cambria Math"/>
              </w:rPr>
              <m:t>S</m:t>
            </m:r>
          </m:e>
          <m:sub>
            <m:r>
              <w:rPr>
                <w:rFonts w:ascii="Cambria Math" w:hAnsi="Cambria Math"/>
              </w:rPr>
              <m:t>C</m:t>
            </m:r>
          </m:sub>
        </m:sSub>
      </m:oMath>
      <w:r w:rsidRPr="00857ACF">
        <w:t xml:space="preserve"> represent the cost-oriented boundary solution and </w:t>
      </w:r>
      <m:oMath>
        <m:sSub>
          <m:sSubPr>
            <m:ctrlPr>
              <w:rPr>
                <w:rFonts w:ascii="Cambria Math" w:hAnsi="Cambria Math"/>
                <w:i/>
              </w:rPr>
            </m:ctrlPr>
          </m:sSubPr>
          <m:e>
            <m:r>
              <w:rPr>
                <w:rFonts w:ascii="Cambria Math" w:hAnsi="Cambria Math"/>
              </w:rPr>
              <m:t>S</m:t>
            </m:r>
          </m:e>
          <m:sub>
            <m:r>
              <w:rPr>
                <w:rFonts w:ascii="Cambria Math" w:hAnsi="Cambria Math"/>
              </w:rPr>
              <m:t>E</m:t>
            </m:r>
          </m:sub>
        </m:sSub>
      </m:oMath>
      <w:r w:rsidRPr="00857ACF">
        <w:t xml:space="preserve"> represent the emission-oriented boundary solution.</w:t>
      </w:r>
      <w:r w:rsidRPr="00857ACF">
        <w:rPr>
          <w:lang w:val="vi-VN"/>
        </w:rPr>
        <w:t xml:space="preserve"> </w:t>
      </w:r>
      <w:r w:rsidRPr="00857ACF">
        <w:t>Each solution provides both a cost value and an emission value.</w:t>
      </w:r>
    </w:p>
    <w:p w14:paraId="070D0CAB" w14:textId="77777777" w:rsidR="00CE7E34" w:rsidRPr="008F2972" w:rsidRDefault="00CE7E34" w:rsidP="00CE7E34">
      <w:pPr>
        <w:pStyle w:val="NormalWeb"/>
        <w:spacing w:before="0" w:beforeAutospacing="0"/>
      </w:pPr>
      <w:r w:rsidRPr="008F2972">
        <w:t xml:space="preserve">The cost anchors </w:t>
      </w:r>
      <w:r>
        <w:t>are</w:t>
      </w:r>
      <w:r>
        <w:rPr>
          <w:lang w:val="vi-VN"/>
        </w:rPr>
        <w:t xml:space="preserve"> defined as</w:t>
      </w:r>
      <w:r w:rsidRPr="008F2972">
        <w:t>:</w:t>
      </w:r>
    </w:p>
    <w:p w14:paraId="1AABA2B6" w14:textId="77777777" w:rsidR="00CE7E34" w:rsidRPr="008F2972" w:rsidRDefault="00CE7E34" w:rsidP="00CE7E34">
      <w:pPr>
        <w:rPr>
          <w:lang w:val="vi-VN" w:eastAsia="zh-CN"/>
        </w:rPr>
      </w:pPr>
    </w:p>
    <w:p w14:paraId="458DE87F" w14:textId="77777777" w:rsidR="00252160" w:rsidRPr="00EF7421" w:rsidRDefault="00000000" w:rsidP="00CE7E34">
      <w:pPr>
        <w:jc w:val="center"/>
        <w:rPr>
          <w:rFonts w:ascii="Cambria Math" w:hAnsi="Cambria Math"/>
          <w:oMath/>
        </w:rPr>
      </w:pPr>
      <m:oMathPara>
        <m:oMath>
          <m:sSup>
            <m:sSupPr>
              <m:ctrlPr>
                <w:rPr>
                  <w:rFonts w:ascii="Cambria Math" w:hAnsi="Cambria Math"/>
                  <w:i/>
                  <w:sz w:val="22"/>
                </w:rPr>
              </m:ctrlPr>
            </m:sSupPr>
            <m:e>
              <m:r>
                <w:rPr>
                  <w:rFonts w:ascii="Cambria Math" w:hAnsi="Cambria Math"/>
                  <w:sz w:val="22"/>
                </w:rPr>
                <m:t>C</m:t>
              </m:r>
            </m:e>
            <m:sup>
              <m:r>
                <w:rPr>
                  <w:rFonts w:ascii="Cambria Math" w:hAnsi="Cambria Math"/>
                  <w:sz w:val="22"/>
                </w:rPr>
                <m:t>ideal</m:t>
              </m:r>
            </m:sup>
          </m:sSup>
          <m:r>
            <w:rPr>
              <w:rFonts w:ascii="Cambria Math" w:hAnsi="Cambria Math"/>
              <w:sz w:val="22"/>
            </w:rPr>
            <m:t>= C</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S</m:t>
                  </m:r>
                </m:e>
                <m:sub>
                  <m:r>
                    <w:rPr>
                      <w:rFonts w:ascii="Cambria Math" w:hAnsi="Cambria Math"/>
                      <w:sz w:val="22"/>
                    </w:rPr>
                    <m:t>C</m:t>
                  </m:r>
                </m:sub>
              </m:sSub>
            </m:e>
          </m:d>
          <m:r>
            <w:rPr>
              <w:rFonts w:ascii="Cambria Math" w:hAnsi="Cambria Math"/>
              <w:sz w:val="22"/>
            </w:rPr>
            <m:t xml:space="preserve">    </m:t>
          </m:r>
          <m:d>
            <m:dPr>
              <m:ctrlPr>
                <w:rPr>
                  <w:rFonts w:ascii="Cambria Math" w:hAnsi="Cambria Math"/>
                  <w:i/>
                  <w:sz w:val="22"/>
                </w:rPr>
              </m:ctrlPr>
            </m:dPr>
            <m:e>
              <m:r>
                <w:rPr>
                  <w:rFonts w:ascii="Cambria Math" w:hAnsi="Cambria Math"/>
                  <w:sz w:val="22"/>
                </w:rPr>
                <m:t>11</m:t>
              </m:r>
            </m:e>
          </m:d>
        </m:oMath>
      </m:oMathPara>
    </w:p>
    <w:p w14:paraId="701D3BCE" w14:textId="77777777" w:rsidR="00252160" w:rsidRPr="00272B8E" w:rsidRDefault="00252160" w:rsidP="00CE7E34">
      <w:pPr>
        <w:jc w:val="center"/>
        <w:rPr>
          <w:rFonts w:ascii="Cambria Math" w:hAnsi="Cambria Math"/>
          <w:sz w:val="22"/>
          <w:lang w:val="vi-VN"/>
          <w:oMath/>
        </w:rPr>
      </w:pPr>
    </w:p>
    <w:p w14:paraId="2C8C4EB7" w14:textId="77777777" w:rsidR="00252160" w:rsidRPr="00EF7421" w:rsidRDefault="00000000" w:rsidP="00CE7E34">
      <w:pPr>
        <w:jc w:val="center"/>
        <w:rPr>
          <w:rFonts w:ascii="Cambria Math" w:hAnsi="Cambria Math"/>
          <w:oMath/>
        </w:rPr>
      </w:pPr>
      <m:oMathPara>
        <m:oMath>
          <m:sSup>
            <m:sSupPr>
              <m:ctrlPr>
                <w:rPr>
                  <w:rFonts w:ascii="Cambria Math" w:hAnsi="Cambria Math"/>
                  <w:i/>
                  <w:sz w:val="22"/>
                </w:rPr>
              </m:ctrlPr>
            </m:sSupPr>
            <m:e>
              <m:r>
                <w:rPr>
                  <w:rFonts w:ascii="Cambria Math" w:hAnsi="Cambria Math"/>
                  <w:sz w:val="22"/>
                </w:rPr>
                <m:t>C</m:t>
              </m:r>
            </m:e>
            <m:sup>
              <m:r>
                <w:rPr>
                  <w:rFonts w:ascii="Cambria Math" w:hAnsi="Cambria Math"/>
                  <w:sz w:val="22"/>
                </w:rPr>
                <m:t>nadir</m:t>
              </m:r>
            </m:sup>
          </m:sSup>
          <m:r>
            <w:rPr>
              <w:rFonts w:ascii="Cambria Math" w:hAnsi="Cambria Math"/>
              <w:sz w:val="22"/>
            </w:rPr>
            <m:t>= C</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S</m:t>
                  </m:r>
                </m:e>
                <m:sub>
                  <m:r>
                    <w:rPr>
                      <w:rFonts w:ascii="Cambria Math" w:hAnsi="Cambria Math"/>
                      <w:sz w:val="22"/>
                    </w:rPr>
                    <m:t>E</m:t>
                  </m:r>
                </m:sub>
              </m:sSub>
            </m:e>
          </m:d>
          <m:r>
            <w:rPr>
              <w:rFonts w:ascii="Cambria Math" w:hAnsi="Cambria Math"/>
              <w:sz w:val="22"/>
            </w:rPr>
            <m:t xml:space="preserve">    </m:t>
          </m:r>
          <m:d>
            <m:dPr>
              <m:ctrlPr>
                <w:rPr>
                  <w:rFonts w:ascii="Cambria Math" w:hAnsi="Cambria Math"/>
                  <w:i/>
                  <w:sz w:val="22"/>
                </w:rPr>
              </m:ctrlPr>
            </m:dPr>
            <m:e>
              <m:r>
                <w:rPr>
                  <w:rFonts w:ascii="Cambria Math" w:hAnsi="Cambria Math"/>
                  <w:sz w:val="22"/>
                </w:rPr>
                <m:t>12</m:t>
              </m:r>
            </m:e>
          </m:d>
        </m:oMath>
      </m:oMathPara>
    </w:p>
    <w:p w14:paraId="1DB48625" w14:textId="77777777" w:rsidR="00CE7E34" w:rsidRPr="00857ACF" w:rsidRDefault="00CE7E34" w:rsidP="00CE7E34">
      <w:pPr>
        <w:pStyle w:val="NormalWeb"/>
        <w:spacing w:before="0" w:beforeAutospacing="0"/>
        <w:rPr>
          <w:lang w:val="vi-VN"/>
        </w:rPr>
      </w:pPr>
      <w:r>
        <w:rPr>
          <w:sz w:val="22"/>
          <w:lang w:val="vi-VN"/>
        </w:rPr>
        <w:br/>
      </w:r>
      <w:r w:rsidRPr="008F2972">
        <w:t xml:space="preserve">The </w:t>
      </w:r>
      <w:r>
        <w:t>emission anchors are defined as</w:t>
      </w:r>
      <w:r w:rsidRPr="008F2972">
        <w:t>:</w:t>
      </w:r>
    </w:p>
    <w:p w14:paraId="318AEDBE" w14:textId="77777777" w:rsidR="00252160" w:rsidRPr="00EF7421" w:rsidRDefault="00000000" w:rsidP="00CE7E34">
      <w:pPr>
        <w:jc w:val="center"/>
        <w:rPr>
          <w:rFonts w:ascii="Cambria Math" w:hAnsi="Cambria Math"/>
          <w:oMath/>
        </w:rPr>
      </w:pPr>
      <m:oMathPara>
        <m:oMath>
          <m:sSup>
            <m:sSupPr>
              <m:ctrlPr>
                <w:rPr>
                  <w:rFonts w:ascii="Cambria Math" w:hAnsi="Cambria Math"/>
                  <w:i/>
                  <w:sz w:val="22"/>
                </w:rPr>
              </m:ctrlPr>
            </m:sSupPr>
            <m:e>
              <m:r>
                <w:rPr>
                  <w:rFonts w:ascii="Cambria Math" w:hAnsi="Cambria Math"/>
                  <w:sz w:val="22"/>
                </w:rPr>
                <m:t>E</m:t>
              </m:r>
            </m:e>
            <m:sup>
              <m:r>
                <w:rPr>
                  <w:rFonts w:ascii="Cambria Math" w:hAnsi="Cambria Math"/>
                  <w:sz w:val="22"/>
                </w:rPr>
                <m:t>ideal</m:t>
              </m:r>
            </m:sup>
          </m:sSup>
          <m:r>
            <w:rPr>
              <w:rFonts w:ascii="Cambria Math" w:hAnsi="Cambria Math"/>
              <w:sz w:val="22"/>
            </w:rPr>
            <m:t>= E</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S</m:t>
                  </m:r>
                </m:e>
                <m:sub>
                  <m:r>
                    <w:rPr>
                      <w:rFonts w:ascii="Cambria Math" w:hAnsi="Cambria Math"/>
                      <w:sz w:val="22"/>
                    </w:rPr>
                    <m:t>E</m:t>
                  </m:r>
                </m:sub>
              </m:sSub>
            </m:e>
          </m:d>
          <m:r>
            <w:rPr>
              <w:rFonts w:ascii="Cambria Math" w:hAnsi="Cambria Math"/>
              <w:sz w:val="22"/>
            </w:rPr>
            <m:t xml:space="preserve">    </m:t>
          </m:r>
          <m:d>
            <m:dPr>
              <m:ctrlPr>
                <w:rPr>
                  <w:rFonts w:ascii="Cambria Math" w:hAnsi="Cambria Math"/>
                  <w:i/>
                  <w:sz w:val="22"/>
                </w:rPr>
              </m:ctrlPr>
            </m:dPr>
            <m:e>
              <m:r>
                <w:rPr>
                  <w:rFonts w:ascii="Cambria Math" w:hAnsi="Cambria Math"/>
                  <w:sz w:val="22"/>
                </w:rPr>
                <m:t>13</m:t>
              </m:r>
            </m:e>
          </m:d>
        </m:oMath>
      </m:oMathPara>
    </w:p>
    <w:p w14:paraId="39CF639F" w14:textId="77777777" w:rsidR="00252160" w:rsidRPr="00EF7421" w:rsidRDefault="00252160" w:rsidP="00CE7E34">
      <w:pPr>
        <w:jc w:val="center"/>
        <w:rPr>
          <w:rFonts w:ascii="Cambria Math" w:hAnsi="Cambria Math"/>
          <w:sz w:val="22"/>
          <w:oMath/>
        </w:rPr>
      </w:pPr>
    </w:p>
    <w:p w14:paraId="642D9D2E" w14:textId="77777777" w:rsidR="00252160" w:rsidRPr="00EF7421" w:rsidRDefault="00000000" w:rsidP="00CE7E34">
      <w:pPr>
        <w:jc w:val="center"/>
        <w:rPr>
          <w:rFonts w:ascii="Cambria Math" w:hAnsi="Cambria Math"/>
          <w:oMath/>
        </w:rPr>
      </w:pPr>
      <m:oMathPara>
        <m:oMath>
          <m:sSup>
            <m:sSupPr>
              <m:ctrlPr>
                <w:rPr>
                  <w:rFonts w:ascii="Cambria Math" w:hAnsi="Cambria Math"/>
                  <w:i/>
                  <w:sz w:val="22"/>
                </w:rPr>
              </m:ctrlPr>
            </m:sSupPr>
            <m:e>
              <m:r>
                <w:rPr>
                  <w:rFonts w:ascii="Cambria Math" w:hAnsi="Cambria Math"/>
                  <w:sz w:val="22"/>
                </w:rPr>
                <m:t>E</m:t>
              </m:r>
            </m:e>
            <m:sup>
              <m:r>
                <w:rPr>
                  <w:rFonts w:ascii="Cambria Math" w:hAnsi="Cambria Math"/>
                  <w:sz w:val="22"/>
                </w:rPr>
                <m:t>nadir</m:t>
              </m:r>
            </m:sup>
          </m:sSup>
          <m:r>
            <w:rPr>
              <w:rFonts w:ascii="Cambria Math" w:hAnsi="Cambria Math"/>
              <w:sz w:val="22"/>
            </w:rPr>
            <m:t>= E</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S</m:t>
                  </m:r>
                </m:e>
                <m:sub>
                  <m:r>
                    <w:rPr>
                      <w:rFonts w:ascii="Cambria Math" w:hAnsi="Cambria Math"/>
                      <w:sz w:val="22"/>
                    </w:rPr>
                    <m:t>C</m:t>
                  </m:r>
                </m:sub>
              </m:sSub>
            </m:e>
          </m:d>
          <m:r>
            <w:rPr>
              <w:rFonts w:ascii="Cambria Math" w:hAnsi="Cambria Math"/>
              <w:sz w:val="22"/>
            </w:rPr>
            <m:t xml:space="preserve">    </m:t>
          </m:r>
          <m:d>
            <m:dPr>
              <m:ctrlPr>
                <w:rPr>
                  <w:rFonts w:ascii="Cambria Math" w:hAnsi="Cambria Math"/>
                  <w:i/>
                  <w:sz w:val="22"/>
                </w:rPr>
              </m:ctrlPr>
            </m:dPr>
            <m:e>
              <m:r>
                <w:rPr>
                  <w:rFonts w:ascii="Cambria Math" w:hAnsi="Cambria Math"/>
                  <w:sz w:val="22"/>
                </w:rPr>
                <m:t>14</m:t>
              </m:r>
            </m:e>
          </m:d>
        </m:oMath>
      </m:oMathPara>
    </w:p>
    <w:p w14:paraId="44F3E66C" w14:textId="77777777" w:rsidR="00CE7E34" w:rsidRDefault="00CE7E34" w:rsidP="00CE7E34">
      <w:pPr>
        <w:jc w:val="both"/>
      </w:pPr>
    </w:p>
    <w:p w14:paraId="5BDB889C" w14:textId="77777777" w:rsidR="00CE7E34" w:rsidRDefault="00CE7E34" w:rsidP="00CE7E34">
      <w:pPr>
        <w:pStyle w:val="NormalWeb"/>
        <w:rPr>
          <w:lang w:val="vi-VN"/>
        </w:rPr>
      </w:pPr>
      <w:r w:rsidRPr="00857ACF">
        <w:rPr>
          <w:b/>
          <w:bCs/>
        </w:rPr>
        <w:t>Table 4.</w:t>
      </w:r>
      <w:r>
        <w:t xml:space="preserve"> Relationship between the boundary solutions and normalization anchors.</w:t>
      </w:r>
    </w:p>
    <w:tbl>
      <w:tblPr>
        <w:tblStyle w:val="TableGrid"/>
        <w:tblW w:w="0" w:type="auto"/>
        <w:tblLook w:val="04A0" w:firstRow="1" w:lastRow="0" w:firstColumn="1" w:lastColumn="0" w:noHBand="0" w:noVBand="1"/>
      </w:tblPr>
      <w:tblGrid>
        <w:gridCol w:w="3114"/>
        <w:gridCol w:w="2639"/>
        <w:gridCol w:w="2877"/>
      </w:tblGrid>
      <w:tr w:rsidR="00CE7E34" w14:paraId="2D00EBFF" w14:textId="77777777" w:rsidTr="003F17C6">
        <w:tc>
          <w:tcPr>
            <w:tcW w:w="3114" w:type="dxa"/>
            <w:shd w:val="clear" w:color="auto" w:fill="DBE5F1" w:themeFill="accent1" w:themeFillTint="33"/>
          </w:tcPr>
          <w:p w14:paraId="1014BE8A" w14:textId="77777777" w:rsidR="00CE7E34" w:rsidRPr="00857ACF" w:rsidRDefault="00CE7E34" w:rsidP="003F17C6">
            <w:pPr>
              <w:pStyle w:val="NormalWeb"/>
              <w:jc w:val="center"/>
              <w:rPr>
                <w:b/>
                <w:bCs/>
                <w:lang w:val="vi-VN"/>
              </w:rPr>
            </w:pPr>
            <w:r w:rsidRPr="00857ACF">
              <w:rPr>
                <w:b/>
                <w:bCs/>
              </w:rPr>
              <w:t>Boundary solution</w:t>
            </w:r>
          </w:p>
        </w:tc>
        <w:tc>
          <w:tcPr>
            <w:tcW w:w="2639" w:type="dxa"/>
            <w:shd w:val="clear" w:color="auto" w:fill="DBE5F1" w:themeFill="accent1" w:themeFillTint="33"/>
          </w:tcPr>
          <w:p w14:paraId="06DE5CE6" w14:textId="77777777" w:rsidR="00CE7E34" w:rsidRPr="00857ACF" w:rsidRDefault="00CE7E34" w:rsidP="003F17C6">
            <w:pPr>
              <w:pStyle w:val="NormalWeb"/>
              <w:jc w:val="center"/>
              <w:rPr>
                <w:b/>
                <w:bCs/>
              </w:rPr>
            </w:pPr>
            <w:r w:rsidRPr="00857ACF">
              <w:rPr>
                <w:b/>
                <w:bCs/>
              </w:rPr>
              <w:t>Cost</w:t>
            </w:r>
            <w:r w:rsidRPr="00857ACF">
              <w:rPr>
                <w:b/>
                <w:bCs/>
                <w:lang w:val="vi-VN"/>
              </w:rPr>
              <w:t xml:space="preserve"> </w:t>
            </w:r>
            <w:r w:rsidRPr="00857ACF">
              <w:rPr>
                <w:b/>
                <w:bCs/>
              </w:rPr>
              <w:t>reference</w:t>
            </w:r>
          </w:p>
        </w:tc>
        <w:tc>
          <w:tcPr>
            <w:tcW w:w="2877" w:type="dxa"/>
            <w:shd w:val="clear" w:color="auto" w:fill="DBE5F1" w:themeFill="accent1" w:themeFillTint="33"/>
          </w:tcPr>
          <w:p w14:paraId="1B9E8FD7" w14:textId="77777777" w:rsidR="00CE7E34" w:rsidRPr="00857ACF" w:rsidRDefault="00CE7E34" w:rsidP="003F17C6">
            <w:pPr>
              <w:pStyle w:val="NormalWeb"/>
              <w:jc w:val="center"/>
              <w:rPr>
                <w:b/>
                <w:bCs/>
                <w:lang w:val="vi-VN"/>
              </w:rPr>
            </w:pPr>
            <w:r w:rsidRPr="00857ACF">
              <w:rPr>
                <w:b/>
                <w:bCs/>
              </w:rPr>
              <w:t>Emission reference</w:t>
            </w:r>
          </w:p>
        </w:tc>
      </w:tr>
      <w:tr w:rsidR="00CE7E34" w14:paraId="6F2E9064" w14:textId="77777777" w:rsidTr="003F17C6">
        <w:tc>
          <w:tcPr>
            <w:tcW w:w="3114" w:type="dxa"/>
          </w:tcPr>
          <w:p w14:paraId="176A54A7" w14:textId="77777777" w:rsidR="00CE7E34" w:rsidRPr="00857ACF" w:rsidRDefault="00CE7E34" w:rsidP="003F17C6">
            <w:pPr>
              <w:pStyle w:val="NormalWeb"/>
              <w:rPr>
                <w:lang w:val="vi-VN"/>
              </w:rPr>
            </w:pPr>
            <w:r w:rsidRPr="00857ACF">
              <w:t xml:space="preserve">Cost-oriented solution </w:t>
            </w:r>
            <m:oMath>
              <m:sSub>
                <m:sSubPr>
                  <m:ctrlPr>
                    <w:rPr>
                      <w:rFonts w:ascii="Cambria Math" w:hAnsi="Cambria Math"/>
                      <w:i/>
                    </w:rPr>
                  </m:ctrlPr>
                </m:sSubPr>
                <m:e>
                  <m:r>
                    <w:rPr>
                      <w:rFonts w:ascii="Cambria Math" w:hAnsi="Cambria Math"/>
                    </w:rPr>
                    <m:t>S</m:t>
                  </m:r>
                </m:e>
                <m:sub>
                  <m:r>
                    <w:rPr>
                      <w:rFonts w:ascii="Cambria Math" w:hAnsi="Cambria Math"/>
                    </w:rPr>
                    <m:t>C</m:t>
                  </m:r>
                </m:sub>
              </m:sSub>
            </m:oMath>
          </w:p>
        </w:tc>
        <w:tc>
          <w:tcPr>
            <w:tcW w:w="2639" w:type="dxa"/>
          </w:tcPr>
          <w:p w14:paraId="653E5B4A" w14:textId="77777777" w:rsidR="00CE7E34" w:rsidRPr="00857ACF" w:rsidRDefault="00000000" w:rsidP="003F17C6">
            <w:pPr>
              <w:pStyle w:val="NormalWeb"/>
              <w:rPr>
                <w:lang w:val="vi-VN"/>
              </w:rPr>
            </w:pPr>
            <m:oMathPara>
              <m:oMath>
                <m:sSup>
                  <m:sSupPr>
                    <m:ctrlPr>
                      <w:rPr>
                        <w:rFonts w:ascii="Cambria Math" w:hAnsi="Cambria Math"/>
                      </w:rPr>
                    </m:ctrlPr>
                  </m:sSupPr>
                  <m:e>
                    <m:r>
                      <w:rPr>
                        <w:rFonts w:ascii="Cambria Math" w:hAnsi="Cambria Math"/>
                      </w:rPr>
                      <m:t>C</m:t>
                    </m:r>
                  </m:e>
                  <m:sup>
                    <m:r>
                      <w:rPr>
                        <w:rFonts w:ascii="Cambria Math" w:hAnsi="Cambria Math"/>
                      </w:rPr>
                      <m:t>ideal</m:t>
                    </m:r>
                  </m:sup>
                </m:sSup>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e>
                </m:d>
              </m:oMath>
            </m:oMathPara>
          </w:p>
        </w:tc>
        <w:tc>
          <w:tcPr>
            <w:tcW w:w="2877" w:type="dxa"/>
          </w:tcPr>
          <w:p w14:paraId="244110CF" w14:textId="77777777" w:rsidR="00CE7E34" w:rsidRPr="00857ACF" w:rsidRDefault="00000000" w:rsidP="003F17C6">
            <w:pPr>
              <w:pStyle w:val="NormalWeb"/>
              <w:rPr>
                <w:lang w:val="vi-VN"/>
              </w:rPr>
            </w:pPr>
            <m:oMathPara>
              <m:oMath>
                <m:sSup>
                  <m:sSupPr>
                    <m:ctrlPr>
                      <w:rPr>
                        <w:rFonts w:ascii="Cambria Math" w:hAnsi="Cambria Math"/>
                      </w:rPr>
                    </m:ctrlPr>
                  </m:sSupPr>
                  <m:e>
                    <m:r>
                      <w:rPr>
                        <w:rFonts w:ascii="Cambria Math" w:hAnsi="Cambria Math"/>
                      </w:rPr>
                      <m:t>E</m:t>
                    </m:r>
                  </m:e>
                  <m:sup>
                    <m:r>
                      <w:rPr>
                        <w:rFonts w:ascii="Cambria Math" w:hAnsi="Cambria Math"/>
                      </w:rPr>
                      <m:t>nadir</m:t>
                    </m:r>
                  </m:sup>
                </m:sSup>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e>
                </m:d>
              </m:oMath>
            </m:oMathPara>
          </w:p>
        </w:tc>
      </w:tr>
      <w:tr w:rsidR="00CE7E34" w14:paraId="5B6C8FD5" w14:textId="77777777" w:rsidTr="003F17C6">
        <w:tc>
          <w:tcPr>
            <w:tcW w:w="3114" w:type="dxa"/>
          </w:tcPr>
          <w:p w14:paraId="68663932" w14:textId="77777777" w:rsidR="00CE7E34" w:rsidRPr="00857ACF" w:rsidRDefault="00CE7E34" w:rsidP="003F17C6">
            <w:pPr>
              <w:pStyle w:val="NormalWeb"/>
              <w:rPr>
                <w:lang w:val="vi-VN"/>
              </w:rPr>
            </w:pPr>
            <w:r w:rsidRPr="00857ACF">
              <w:t>Emission-oriented solution</w:t>
            </w:r>
            <w:r w:rsidRPr="00857ACF">
              <w:rPr>
                <w:lang w:val="vi-VN"/>
              </w:rPr>
              <w:t xml:space="preserve"> </w:t>
            </w:r>
            <m:oMath>
              <m:sSub>
                <m:sSubPr>
                  <m:ctrlPr>
                    <w:rPr>
                      <w:rFonts w:ascii="Cambria Math" w:hAnsi="Cambria Math"/>
                      <w:i/>
                    </w:rPr>
                  </m:ctrlPr>
                </m:sSubPr>
                <m:e>
                  <m:r>
                    <w:rPr>
                      <w:rFonts w:ascii="Cambria Math" w:hAnsi="Cambria Math"/>
                    </w:rPr>
                    <m:t>S</m:t>
                  </m:r>
                </m:e>
                <m:sub>
                  <m:r>
                    <w:rPr>
                      <w:rFonts w:ascii="Cambria Math" w:hAnsi="Cambria Math"/>
                    </w:rPr>
                    <m:t>E</m:t>
                  </m:r>
                </m:sub>
              </m:sSub>
            </m:oMath>
          </w:p>
        </w:tc>
        <w:tc>
          <w:tcPr>
            <w:tcW w:w="2639" w:type="dxa"/>
          </w:tcPr>
          <w:p w14:paraId="34AD3085" w14:textId="77777777" w:rsidR="00CE7E34" w:rsidRPr="00857ACF" w:rsidRDefault="00000000" w:rsidP="003F17C6">
            <w:pPr>
              <w:pStyle w:val="NormalWeb"/>
              <w:rPr>
                <w:lang w:val="vi-VN"/>
              </w:rPr>
            </w:pPr>
            <m:oMathPara>
              <m:oMath>
                <m:sSup>
                  <m:sSupPr>
                    <m:ctrlPr>
                      <w:rPr>
                        <w:rFonts w:ascii="Cambria Math" w:hAnsi="Cambria Math"/>
                      </w:rPr>
                    </m:ctrlPr>
                  </m:sSupPr>
                  <m:e>
                    <m:r>
                      <w:rPr>
                        <w:rFonts w:ascii="Cambria Math" w:hAnsi="Cambria Math"/>
                      </w:rPr>
                      <m:t>C</m:t>
                    </m:r>
                  </m:e>
                  <m:sup>
                    <m:r>
                      <w:rPr>
                        <w:rFonts w:ascii="Cambria Math" w:hAnsi="Cambria Math"/>
                      </w:rPr>
                      <m:t>nadir</m:t>
                    </m:r>
                  </m:sup>
                </m:sSup>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E</m:t>
                        </m:r>
                      </m:sub>
                    </m:sSub>
                  </m:e>
                </m:d>
              </m:oMath>
            </m:oMathPara>
          </w:p>
        </w:tc>
        <w:tc>
          <w:tcPr>
            <w:tcW w:w="2877" w:type="dxa"/>
          </w:tcPr>
          <w:p w14:paraId="732B33BB" w14:textId="77777777" w:rsidR="00CE7E34" w:rsidRPr="00857ACF" w:rsidRDefault="00000000" w:rsidP="003F17C6">
            <w:pPr>
              <w:pStyle w:val="NormalWeb"/>
              <w:rPr>
                <w:lang w:val="vi-VN"/>
              </w:rPr>
            </w:pPr>
            <m:oMathPara>
              <m:oMath>
                <m:sSup>
                  <m:sSupPr>
                    <m:ctrlPr>
                      <w:rPr>
                        <w:rFonts w:ascii="Cambria Math" w:hAnsi="Cambria Math"/>
                      </w:rPr>
                    </m:ctrlPr>
                  </m:sSupPr>
                  <m:e>
                    <m:r>
                      <w:rPr>
                        <w:rFonts w:ascii="Cambria Math" w:hAnsi="Cambria Math"/>
                      </w:rPr>
                      <m:t>E</m:t>
                    </m:r>
                  </m:e>
                  <m:sup>
                    <m:r>
                      <w:rPr>
                        <w:rFonts w:ascii="Cambria Math" w:hAnsi="Cambria Math"/>
                      </w:rPr>
                      <m:t>ideal</m:t>
                    </m:r>
                  </m:sup>
                </m:sSup>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E</m:t>
                        </m:r>
                      </m:sub>
                    </m:sSub>
                  </m:e>
                </m:d>
              </m:oMath>
            </m:oMathPara>
          </w:p>
        </w:tc>
      </w:tr>
    </w:tbl>
    <w:p w14:paraId="6ED6C4CE" w14:textId="77777777" w:rsidR="00CE7E34" w:rsidRDefault="00CE7E34" w:rsidP="00CE7E34">
      <w:pPr>
        <w:pStyle w:val="NormalWeb"/>
      </w:pPr>
      <w:r>
        <w:t>These values are empirical references obtained from the selected boundary solutions. They are not guaranteed theoretical ideal and nadir values.</w:t>
      </w:r>
    </w:p>
    <w:p w14:paraId="4048F84A" w14:textId="77777777" w:rsidR="00CE7E34" w:rsidRDefault="00CE7E34" w:rsidP="00CE7E34">
      <w:pPr>
        <w:pStyle w:val="NormalWeb"/>
      </w:pPr>
      <w:r>
        <w:t>The actual anchor-generation procedure used in the experiment is described in Chapter 5.</w:t>
      </w:r>
    </w:p>
    <w:p w14:paraId="4A6A06A0" w14:textId="77777777" w:rsidR="00CE7E34"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val="vi-VN" w:eastAsia="zh-CN"/>
        </w:rPr>
      </w:pPr>
      <w:bookmarkStart w:id="25" w:name="_Toc232010403"/>
      <w:r w:rsidRPr="00326086">
        <w:rPr>
          <w:rFonts w:ascii="Times New Roman" w:eastAsia="SimSun" w:hAnsi="Times New Roman" w:cs="Times New Roman"/>
          <w:color w:val="auto"/>
          <w:sz w:val="32"/>
          <w:szCs w:val="32"/>
          <w:lang w:eastAsia="zh-CN"/>
        </w:rPr>
        <w:t>3.7 Normalized Cost and Emissions</w:t>
      </w:r>
      <w:bookmarkEnd w:id="25"/>
    </w:p>
    <w:p w14:paraId="608CF680" w14:textId="77777777" w:rsidR="00CE7E34" w:rsidRDefault="00CE7E34" w:rsidP="00CE7E34">
      <w:pPr>
        <w:pStyle w:val="NormalWeb"/>
      </w:pPr>
      <w:r>
        <w:t>The anchors defined in Section 3.6 are used to convert cost and emissions into dimensionless values.</w:t>
      </w:r>
    </w:p>
    <w:p w14:paraId="1AD96631" w14:textId="77777777" w:rsidR="00CE7E34" w:rsidRPr="0089594D" w:rsidRDefault="00CE7E34" w:rsidP="00CE7E34">
      <w:pPr>
        <w:pStyle w:val="NormalWeb"/>
        <w:rPr>
          <w:lang w:val="vi-VN"/>
        </w:rPr>
      </w:pPr>
      <w:r>
        <w:t>Normalized cost is:</w:t>
      </w:r>
    </w:p>
    <w:p w14:paraId="2132298A" w14:textId="77777777" w:rsidR="00252160" w:rsidRPr="00EF7421" w:rsidRDefault="00000000" w:rsidP="00CE7E34">
      <w:pPr>
        <w:jc w:val="center"/>
        <w:rPr>
          <w:rFonts w:ascii="Cambria Math" w:hAnsi="Cambria Math"/>
          <w:oMath/>
        </w:rPr>
      </w:pPr>
      <m:oMathPara>
        <m:oMath>
          <m:acc>
            <m:accPr>
              <m:chr m:val="̄"/>
              <m:ctrlPr>
                <w:rPr>
                  <w:rFonts w:ascii="Cambria Math" w:hAnsi="Cambria Math"/>
                  <w:i/>
                  <w:sz w:val="22"/>
                </w:rPr>
              </m:ctrlPr>
            </m:accPr>
            <m:e>
              <m:r>
                <w:rPr>
                  <w:rFonts w:ascii="Cambria Math" w:hAnsi="Cambria Math"/>
                  <w:sz w:val="22"/>
                </w:rPr>
                <m:t>C</m:t>
              </m:r>
            </m:e>
          </m:acc>
          <m:d>
            <m:dPr>
              <m:ctrlPr>
                <w:rPr>
                  <w:rFonts w:ascii="Cambria Math" w:hAnsi="Cambria Math"/>
                  <w:i/>
                  <w:sz w:val="22"/>
                </w:rPr>
              </m:ctrlPr>
            </m:dPr>
            <m:e>
              <m:r>
                <w:rPr>
                  <w:rFonts w:ascii="Cambria Math" w:hAnsi="Cambria Math"/>
                  <w:sz w:val="22"/>
                </w:rPr>
                <m:t>S</m:t>
              </m:r>
            </m:e>
          </m:d>
          <m:r>
            <w:rPr>
              <w:rFonts w:ascii="Cambria Math" w:hAnsi="Cambria Math"/>
              <w:sz w:val="22"/>
            </w:rPr>
            <m:t>=</m:t>
          </m:r>
          <m:f>
            <m:fPr>
              <m:ctrlPr>
                <w:rPr>
                  <w:rFonts w:ascii="Cambria Math" w:hAnsi="Cambria Math"/>
                  <w:i/>
                  <w:sz w:val="22"/>
                </w:rPr>
              </m:ctrlPr>
            </m:fPr>
            <m:num>
              <m:d>
                <m:dPr>
                  <m:begChr m:val="["/>
                  <m:endChr m:val="]"/>
                  <m:ctrlPr>
                    <w:rPr>
                      <w:rFonts w:ascii="Cambria Math" w:hAnsi="Cambria Math"/>
                      <w:i/>
                      <w:sz w:val="22"/>
                    </w:rPr>
                  </m:ctrlPr>
                </m:dPr>
                <m:e>
                  <m:r>
                    <w:rPr>
                      <w:rFonts w:ascii="Cambria Math" w:hAnsi="Cambria Math"/>
                      <w:sz w:val="22"/>
                    </w:rPr>
                    <m:t>C</m:t>
                  </m:r>
                  <m:d>
                    <m:dPr>
                      <m:ctrlPr>
                        <w:rPr>
                          <w:rFonts w:ascii="Cambria Math" w:hAnsi="Cambria Math"/>
                          <w:i/>
                          <w:sz w:val="22"/>
                        </w:rPr>
                      </m:ctrlPr>
                    </m:dPr>
                    <m:e>
                      <m:r>
                        <w:rPr>
                          <w:rFonts w:ascii="Cambria Math" w:hAnsi="Cambria Math"/>
                          <w:sz w:val="22"/>
                        </w:rPr>
                        <m:t>S</m:t>
                      </m:r>
                    </m:e>
                  </m:d>
                  <m:r>
                    <w:rPr>
                      <w:rFonts w:ascii="Cambria Math" w:hAnsi="Cambria Math"/>
                      <w:sz w:val="22"/>
                    </w:rPr>
                    <m:t>-</m:t>
                  </m:r>
                  <m:sSup>
                    <m:sSupPr>
                      <m:ctrlPr>
                        <w:rPr>
                          <w:rFonts w:ascii="Cambria Math" w:hAnsi="Cambria Math"/>
                          <w:i/>
                          <w:sz w:val="22"/>
                        </w:rPr>
                      </m:ctrlPr>
                    </m:sSupPr>
                    <m:e>
                      <m:r>
                        <w:rPr>
                          <w:rFonts w:ascii="Cambria Math" w:hAnsi="Cambria Math"/>
                          <w:sz w:val="22"/>
                        </w:rPr>
                        <m:t>C</m:t>
                      </m:r>
                    </m:e>
                    <m:sup>
                      <m:r>
                        <w:rPr>
                          <w:rFonts w:ascii="Cambria Math" w:hAnsi="Cambria Math"/>
                          <w:sz w:val="22"/>
                        </w:rPr>
                        <m:t>ideal</m:t>
                      </m:r>
                    </m:sup>
                  </m:sSup>
                </m:e>
              </m:d>
            </m:num>
            <m:den>
              <m:d>
                <m:dPr>
                  <m:begChr m:val="["/>
                  <m:endChr m:val="]"/>
                  <m:ctrlPr>
                    <w:rPr>
                      <w:rFonts w:ascii="Cambria Math" w:hAnsi="Cambria Math"/>
                      <w:i/>
                      <w:sz w:val="22"/>
                    </w:rPr>
                  </m:ctrlPr>
                </m:dPr>
                <m:e>
                  <m:sSup>
                    <m:sSupPr>
                      <m:ctrlPr>
                        <w:rPr>
                          <w:rFonts w:ascii="Cambria Math" w:hAnsi="Cambria Math"/>
                          <w:i/>
                          <w:sz w:val="22"/>
                        </w:rPr>
                      </m:ctrlPr>
                    </m:sSupPr>
                    <m:e>
                      <m:r>
                        <w:rPr>
                          <w:rFonts w:ascii="Cambria Math" w:hAnsi="Cambria Math"/>
                          <w:sz w:val="22"/>
                        </w:rPr>
                        <m:t>C</m:t>
                      </m:r>
                    </m:e>
                    <m:sup>
                      <m:r>
                        <w:rPr>
                          <w:rFonts w:ascii="Cambria Math" w:hAnsi="Cambria Math"/>
                          <w:sz w:val="22"/>
                        </w:rPr>
                        <m:t>nadir</m:t>
                      </m:r>
                    </m:sup>
                  </m:sSup>
                  <m:r>
                    <w:rPr>
                      <w:rFonts w:ascii="Cambria Math" w:hAnsi="Cambria Math"/>
                      <w:sz w:val="22"/>
                    </w:rPr>
                    <m:t>-</m:t>
                  </m:r>
                  <m:sSup>
                    <m:sSupPr>
                      <m:ctrlPr>
                        <w:rPr>
                          <w:rFonts w:ascii="Cambria Math" w:hAnsi="Cambria Math"/>
                          <w:i/>
                          <w:sz w:val="22"/>
                        </w:rPr>
                      </m:ctrlPr>
                    </m:sSupPr>
                    <m:e>
                      <m:r>
                        <w:rPr>
                          <w:rFonts w:ascii="Cambria Math" w:hAnsi="Cambria Math"/>
                          <w:sz w:val="22"/>
                        </w:rPr>
                        <m:t>C</m:t>
                      </m:r>
                    </m:e>
                    <m:sup>
                      <m:r>
                        <w:rPr>
                          <w:rFonts w:ascii="Cambria Math" w:hAnsi="Cambria Math"/>
                          <w:sz w:val="22"/>
                        </w:rPr>
                        <m:t>ideal</m:t>
                      </m:r>
                    </m:sup>
                  </m:sSup>
                </m:e>
              </m:d>
            </m:den>
          </m:f>
          <m:r>
            <w:rPr>
              <w:rFonts w:ascii="Cambria Math" w:hAnsi="Cambria Math"/>
              <w:sz w:val="22"/>
            </w:rPr>
            <m:t xml:space="preserve">   </m:t>
          </m:r>
          <m:d>
            <m:dPr>
              <m:ctrlPr>
                <w:rPr>
                  <w:rFonts w:ascii="Cambria Math" w:hAnsi="Cambria Math"/>
                  <w:i/>
                  <w:sz w:val="22"/>
                </w:rPr>
              </m:ctrlPr>
            </m:dPr>
            <m:e>
              <m:r>
                <w:rPr>
                  <w:rFonts w:ascii="Cambria Math" w:hAnsi="Cambria Math"/>
                  <w:sz w:val="22"/>
                </w:rPr>
                <m:t>15</m:t>
              </m:r>
            </m:e>
          </m:d>
        </m:oMath>
      </m:oMathPara>
    </w:p>
    <w:p w14:paraId="1C704E67" w14:textId="77777777" w:rsidR="00CE7E34" w:rsidRPr="0089594D" w:rsidRDefault="00CE7E34" w:rsidP="00CE7E34">
      <w:pPr>
        <w:jc w:val="center"/>
        <w:rPr>
          <w:sz w:val="22"/>
          <w:lang w:val="vi-VN"/>
        </w:rPr>
      </w:pPr>
    </w:p>
    <w:p w14:paraId="1B7C92E5" w14:textId="77777777" w:rsidR="00252160" w:rsidRPr="0089594D" w:rsidRDefault="00CE7E34" w:rsidP="00CE7E34">
      <w:pPr>
        <w:pStyle w:val="NormalWeb"/>
        <w:rPr>
          <w:rFonts w:ascii="Cambria Math" w:hAnsi="Cambria Math"/>
          <w:oMath/>
        </w:rPr>
      </w:pPr>
      <w:r>
        <w:t>Normalized emissions are:</w:t>
      </w:r>
    </w:p>
    <w:p w14:paraId="151C2DFD" w14:textId="77777777" w:rsidR="00252160" w:rsidRPr="00EF7421" w:rsidRDefault="00252160" w:rsidP="00CE7E34">
      <w:pPr>
        <w:jc w:val="center"/>
        <w:rPr>
          <w:rFonts w:ascii="Cambria Math" w:hAnsi="Cambria Math"/>
          <w:oMath/>
        </w:rPr>
      </w:pPr>
      <m:oMathPara>
        <m:oMath>
          <m:r>
            <w:rPr>
              <w:rFonts w:ascii="Cambria Math" w:hAnsi="Cambria Math"/>
              <w:sz w:val="22"/>
            </w:rPr>
            <m:t>Ē</m:t>
          </m:r>
          <m:d>
            <m:dPr>
              <m:ctrlPr>
                <w:rPr>
                  <w:rFonts w:ascii="Cambria Math" w:hAnsi="Cambria Math"/>
                  <w:i/>
                  <w:sz w:val="22"/>
                </w:rPr>
              </m:ctrlPr>
            </m:dPr>
            <m:e>
              <m:r>
                <w:rPr>
                  <w:rFonts w:ascii="Cambria Math" w:hAnsi="Cambria Math"/>
                  <w:sz w:val="22"/>
                </w:rPr>
                <m:t>S</m:t>
              </m:r>
            </m:e>
          </m:d>
          <m:r>
            <w:rPr>
              <w:rFonts w:ascii="Cambria Math" w:hAnsi="Cambria Math"/>
              <w:sz w:val="22"/>
            </w:rPr>
            <m:t>=</m:t>
          </m:r>
          <m:f>
            <m:fPr>
              <m:ctrlPr>
                <w:rPr>
                  <w:rFonts w:ascii="Cambria Math" w:hAnsi="Cambria Math"/>
                  <w:i/>
                  <w:sz w:val="22"/>
                </w:rPr>
              </m:ctrlPr>
            </m:fPr>
            <m:num>
              <m:d>
                <m:dPr>
                  <m:begChr m:val="["/>
                  <m:endChr m:val="]"/>
                  <m:ctrlPr>
                    <w:rPr>
                      <w:rFonts w:ascii="Cambria Math" w:hAnsi="Cambria Math"/>
                      <w:i/>
                      <w:sz w:val="22"/>
                    </w:rPr>
                  </m:ctrlPr>
                </m:dPr>
                <m:e>
                  <m:r>
                    <w:rPr>
                      <w:rFonts w:ascii="Cambria Math" w:hAnsi="Cambria Math"/>
                      <w:sz w:val="22"/>
                    </w:rPr>
                    <m:t>E</m:t>
                  </m:r>
                  <m:d>
                    <m:dPr>
                      <m:ctrlPr>
                        <w:rPr>
                          <w:rFonts w:ascii="Cambria Math" w:hAnsi="Cambria Math"/>
                          <w:i/>
                          <w:sz w:val="22"/>
                        </w:rPr>
                      </m:ctrlPr>
                    </m:dPr>
                    <m:e>
                      <m:r>
                        <w:rPr>
                          <w:rFonts w:ascii="Cambria Math" w:hAnsi="Cambria Math"/>
                          <w:sz w:val="22"/>
                        </w:rPr>
                        <m:t>S</m:t>
                      </m:r>
                    </m:e>
                  </m:d>
                  <m:r>
                    <w:rPr>
                      <w:rFonts w:ascii="Cambria Math" w:hAnsi="Cambria Math"/>
                      <w:sz w:val="22"/>
                    </w:rPr>
                    <m:t>-</m:t>
                  </m:r>
                  <m:sSup>
                    <m:sSupPr>
                      <m:ctrlPr>
                        <w:rPr>
                          <w:rFonts w:ascii="Cambria Math" w:hAnsi="Cambria Math"/>
                          <w:i/>
                          <w:sz w:val="22"/>
                        </w:rPr>
                      </m:ctrlPr>
                    </m:sSupPr>
                    <m:e>
                      <m:r>
                        <w:rPr>
                          <w:rFonts w:ascii="Cambria Math" w:hAnsi="Cambria Math"/>
                          <w:sz w:val="22"/>
                        </w:rPr>
                        <m:t>E</m:t>
                      </m:r>
                    </m:e>
                    <m:sup>
                      <m:r>
                        <w:rPr>
                          <w:rFonts w:ascii="Cambria Math" w:hAnsi="Cambria Math"/>
                          <w:sz w:val="22"/>
                        </w:rPr>
                        <m:t>ideal</m:t>
                      </m:r>
                    </m:sup>
                  </m:sSup>
                </m:e>
              </m:d>
            </m:num>
            <m:den>
              <m:d>
                <m:dPr>
                  <m:begChr m:val="["/>
                  <m:endChr m:val="]"/>
                  <m:ctrlPr>
                    <w:rPr>
                      <w:rFonts w:ascii="Cambria Math" w:hAnsi="Cambria Math"/>
                      <w:i/>
                      <w:sz w:val="22"/>
                    </w:rPr>
                  </m:ctrlPr>
                </m:dPr>
                <m:e>
                  <m:sSup>
                    <m:sSupPr>
                      <m:ctrlPr>
                        <w:rPr>
                          <w:rFonts w:ascii="Cambria Math" w:hAnsi="Cambria Math"/>
                          <w:i/>
                          <w:sz w:val="22"/>
                        </w:rPr>
                      </m:ctrlPr>
                    </m:sSupPr>
                    <m:e>
                      <m:r>
                        <w:rPr>
                          <w:rFonts w:ascii="Cambria Math" w:hAnsi="Cambria Math"/>
                          <w:sz w:val="22"/>
                        </w:rPr>
                        <m:t>E</m:t>
                      </m:r>
                    </m:e>
                    <m:sup>
                      <m:r>
                        <w:rPr>
                          <w:rFonts w:ascii="Cambria Math" w:hAnsi="Cambria Math"/>
                          <w:sz w:val="22"/>
                        </w:rPr>
                        <m:t>nadir</m:t>
                      </m:r>
                    </m:sup>
                  </m:sSup>
                  <m:r>
                    <w:rPr>
                      <w:rFonts w:ascii="Cambria Math" w:hAnsi="Cambria Math"/>
                      <w:sz w:val="22"/>
                    </w:rPr>
                    <m:t>-</m:t>
                  </m:r>
                  <m:sSup>
                    <m:sSupPr>
                      <m:ctrlPr>
                        <w:rPr>
                          <w:rFonts w:ascii="Cambria Math" w:hAnsi="Cambria Math"/>
                          <w:i/>
                          <w:sz w:val="22"/>
                        </w:rPr>
                      </m:ctrlPr>
                    </m:sSupPr>
                    <m:e>
                      <m:r>
                        <w:rPr>
                          <w:rFonts w:ascii="Cambria Math" w:hAnsi="Cambria Math"/>
                          <w:sz w:val="22"/>
                        </w:rPr>
                        <m:t>E</m:t>
                      </m:r>
                    </m:e>
                    <m:sup>
                      <m:r>
                        <w:rPr>
                          <w:rFonts w:ascii="Cambria Math" w:hAnsi="Cambria Math"/>
                          <w:sz w:val="22"/>
                        </w:rPr>
                        <m:t>ideal</m:t>
                      </m:r>
                    </m:sup>
                  </m:sSup>
                </m:e>
              </m:d>
            </m:den>
          </m:f>
          <m:r>
            <w:rPr>
              <w:rFonts w:ascii="Cambria Math" w:hAnsi="Cambria Math"/>
              <w:sz w:val="22"/>
            </w:rPr>
            <m:t xml:space="preserve">   </m:t>
          </m:r>
          <m:d>
            <m:dPr>
              <m:ctrlPr>
                <w:rPr>
                  <w:rFonts w:ascii="Cambria Math" w:hAnsi="Cambria Math"/>
                  <w:i/>
                  <w:sz w:val="22"/>
                </w:rPr>
              </m:ctrlPr>
            </m:dPr>
            <m:e>
              <m:r>
                <w:rPr>
                  <w:rFonts w:ascii="Cambria Math" w:hAnsi="Cambria Math"/>
                  <w:sz w:val="22"/>
                </w:rPr>
                <m:t>16</m:t>
              </m:r>
            </m:e>
          </m:d>
        </m:oMath>
      </m:oMathPara>
    </w:p>
    <w:p w14:paraId="751D11BB" w14:textId="77777777" w:rsidR="00CE7E34" w:rsidRDefault="00CE7E34" w:rsidP="00CE7E34">
      <w:pPr>
        <w:jc w:val="both"/>
      </w:pPr>
    </w:p>
    <w:p w14:paraId="773E366E" w14:textId="77777777" w:rsidR="00CE7E34" w:rsidRDefault="00CE7E34" w:rsidP="00CE7E34">
      <w:pPr>
        <w:pStyle w:val="NormalWeb"/>
      </w:pPr>
      <w:r>
        <w:t>A value of zero represents the related ideal anchor, while a value of one represents the opposite-boundary reference. Lower values are preferred for both normalized objectives.</w:t>
      </w:r>
    </w:p>
    <w:p w14:paraId="28BB11C6" w14:textId="77777777" w:rsidR="00CE7E34" w:rsidRDefault="00CE7E34" w:rsidP="00CE7E34">
      <w:pPr>
        <w:pStyle w:val="NormalWeb"/>
      </w:pPr>
      <w:r>
        <w:t>Because the anchors are empirical, a later solution may produce a normalized value below zero or above one. This means that the solution falls outside the frozen reference range; it does not automatically indicate an invalid solution.</w:t>
      </w:r>
    </w:p>
    <w:p w14:paraId="2BA59D7E" w14:textId="77777777" w:rsidR="00CE7E34" w:rsidRDefault="00CE7E34" w:rsidP="00CE7E34">
      <w:pPr>
        <w:pStyle w:val="NormalWeb"/>
      </w:pPr>
      <w:r>
        <w:lastRenderedPageBreak/>
        <w:t>The two normalized objectives are combined in the weighted scalar function presented in Section 3.8.</w:t>
      </w:r>
    </w:p>
    <w:p w14:paraId="0B97A5F8" w14:textId="77777777" w:rsidR="00CE7E34" w:rsidRPr="00326086"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26" w:name="_Toc232010404"/>
      <w:r w:rsidRPr="00326086">
        <w:rPr>
          <w:rFonts w:ascii="Times New Roman" w:eastAsia="SimSun" w:hAnsi="Times New Roman" w:cs="Times New Roman"/>
          <w:color w:val="auto"/>
          <w:sz w:val="32"/>
          <w:szCs w:val="32"/>
          <w:lang w:eastAsia="zh-CN"/>
        </w:rPr>
        <w:t>3.8 Weighted Scalar Objective</w:t>
      </w:r>
      <w:bookmarkEnd w:id="26"/>
    </w:p>
    <w:p w14:paraId="53C6E19A" w14:textId="77777777" w:rsidR="00CE7E34" w:rsidRPr="00973394" w:rsidRDefault="00CE7E34" w:rsidP="00CE7E34">
      <w:pPr>
        <w:pStyle w:val="NormalWeb"/>
        <w:rPr>
          <w:rFonts w:eastAsia="SimSun"/>
          <w:sz w:val="22"/>
          <w:lang w:val="vi-VN"/>
        </w:rPr>
      </w:pPr>
      <w:r>
        <w:t>The normalized objectives are combined as:</w:t>
      </w:r>
    </w:p>
    <w:p w14:paraId="0FC9A7DE" w14:textId="77777777" w:rsidR="00CE7E34" w:rsidRPr="00973394" w:rsidRDefault="00000000" w:rsidP="00CE7E34">
      <w:pPr>
        <w:jc w:val="center"/>
        <w:rPr>
          <w:rFonts w:eastAsia="SimSun"/>
          <w:lang w:val="vi-VN"/>
        </w:rPr>
      </w:pPr>
      <m:oMathPara>
        <m:oMath>
          <m:sSub>
            <m:sSubPr>
              <m:ctrlPr>
                <w:rPr>
                  <w:rFonts w:ascii="Cambria Math" w:hAnsi="Cambria Math"/>
                  <w:i/>
                </w:rPr>
              </m:ctrlPr>
            </m:sSubPr>
            <m:e>
              <m:r>
                <w:rPr>
                  <w:rFonts w:ascii="Cambria Math" w:hAnsi="Cambria Math"/>
                </w:rPr>
                <m:t>F</m:t>
              </m:r>
            </m:e>
            <m:sub>
              <m:r>
                <w:rPr>
                  <w:rFonts w:ascii="Cambria Math" w:hAnsi="Cambria Math"/>
                </w:rPr>
                <m:t>λ</m:t>
              </m:r>
              <m:d>
                <m:dPr>
                  <m:ctrlPr>
                    <w:rPr>
                      <w:rFonts w:ascii="Cambria Math" w:hAnsi="Cambria Math"/>
                      <w:i/>
                    </w:rPr>
                  </m:ctrlPr>
                </m:dPr>
                <m:e>
                  <m:r>
                    <w:rPr>
                      <w:rFonts w:ascii="Cambria Math" w:hAnsi="Cambria Math"/>
                    </w:rPr>
                    <m:t>S</m:t>
                  </m:r>
                </m:e>
              </m:d>
            </m:sub>
          </m:sSub>
          <m:r>
            <w:rPr>
              <w:rFonts w:ascii="Cambria Math" w:hAnsi="Cambria Math"/>
            </w:rPr>
            <m:t xml:space="preserve">= </m:t>
          </m:r>
          <m:d>
            <m:dPr>
              <m:ctrlPr>
                <w:rPr>
                  <w:rFonts w:ascii="Cambria Math" w:hAnsi="Cambria Math"/>
                  <w:i/>
                </w:rPr>
              </m:ctrlPr>
            </m:dPr>
            <m:e>
              <m:r>
                <w:rPr>
                  <w:rFonts w:ascii="Cambria Math" w:hAnsi="Cambria Math"/>
                </w:rPr>
                <m:t>1-λ</m:t>
              </m:r>
            </m:e>
          </m:d>
          <m:acc>
            <m:accPr>
              <m:chr m:val="̄"/>
              <m:ctrlPr>
                <w:rPr>
                  <w:rFonts w:ascii="Cambria Math" w:hAnsi="Cambria Math"/>
                  <w:i/>
                </w:rPr>
              </m:ctrlPr>
            </m:accPr>
            <m:e>
              <m:r>
                <w:rPr>
                  <w:rFonts w:ascii="Cambria Math" w:hAnsi="Cambria Math"/>
                </w:rPr>
                <m:t>C</m:t>
              </m:r>
            </m:e>
          </m:acc>
          <m:d>
            <m:dPr>
              <m:ctrlPr>
                <w:rPr>
                  <w:rFonts w:ascii="Cambria Math" w:hAnsi="Cambria Math"/>
                  <w:i/>
                </w:rPr>
              </m:ctrlPr>
            </m:dPr>
            <m:e>
              <m:r>
                <w:rPr>
                  <w:rFonts w:ascii="Cambria Math" w:hAnsi="Cambria Math"/>
                </w:rPr>
                <m:t>S</m:t>
              </m:r>
            </m:e>
          </m:d>
          <m:r>
            <w:rPr>
              <w:rFonts w:ascii="Cambria Math" w:hAnsi="Cambria Math"/>
            </w:rPr>
            <m:t>+ λĒ</m:t>
          </m:r>
          <m:d>
            <m:dPr>
              <m:ctrlPr>
                <w:rPr>
                  <w:rFonts w:ascii="Cambria Math" w:hAnsi="Cambria Math"/>
                  <w:i/>
                </w:rPr>
              </m:ctrlPr>
            </m:dPr>
            <m:e>
              <m:r>
                <w:rPr>
                  <w:rFonts w:ascii="Cambria Math" w:hAnsi="Cambria Math"/>
                </w:rPr>
                <m:t>S</m:t>
              </m:r>
            </m:e>
          </m:d>
          <m:r>
            <w:rPr>
              <w:rFonts w:ascii="Cambria Math" w:hAnsi="Cambria Math"/>
            </w:rPr>
            <m:t xml:space="preserve">    </m:t>
          </m:r>
          <m:d>
            <m:dPr>
              <m:ctrlPr>
                <w:rPr>
                  <w:rFonts w:ascii="Cambria Math" w:hAnsi="Cambria Math"/>
                  <w:i/>
                </w:rPr>
              </m:ctrlPr>
            </m:dPr>
            <m:e>
              <m:r>
                <w:rPr>
                  <w:rFonts w:ascii="Cambria Math" w:hAnsi="Cambria Math"/>
                </w:rPr>
                <m:t>17</m:t>
              </m:r>
            </m:e>
          </m:d>
        </m:oMath>
      </m:oMathPara>
    </w:p>
    <w:p w14:paraId="463997BC" w14:textId="77777777" w:rsidR="00CE7E34" w:rsidRDefault="00CE7E34" w:rsidP="00CE7E34">
      <w:pPr>
        <w:jc w:val="center"/>
        <w:rPr>
          <w:rFonts w:eastAsia="SimSun"/>
          <w:i/>
          <w:lang w:val="vi-VN"/>
        </w:rPr>
      </w:pPr>
    </w:p>
    <w:p w14:paraId="2A7EE7F5" w14:textId="77777777" w:rsidR="00CE7E34" w:rsidRPr="00973394" w:rsidRDefault="00CE7E34" w:rsidP="00CE7E34">
      <w:pPr>
        <w:pStyle w:val="NormalWeb"/>
        <w:spacing w:before="0" w:beforeAutospacing="0"/>
        <w:rPr>
          <w:lang w:val="vi-VN"/>
        </w:rPr>
      </w:pPr>
      <w:r w:rsidRPr="00973394">
        <w:t>subject to:</w:t>
      </w:r>
    </w:p>
    <w:p w14:paraId="6195619E" w14:textId="77777777" w:rsidR="00252160" w:rsidRPr="0088682B" w:rsidRDefault="00252160" w:rsidP="00CE7E34">
      <w:pPr>
        <w:jc w:val="center"/>
        <w:rPr>
          <w:rFonts w:ascii="Cambria Math" w:hAnsi="Cambria Math"/>
          <w:sz w:val="28"/>
          <w:szCs w:val="28"/>
          <w:oMath/>
        </w:rPr>
      </w:pPr>
      <m:oMathPara>
        <m:oMath>
          <m:r>
            <w:rPr>
              <w:rFonts w:ascii="Cambria Math" w:hAnsi="Cambria Math"/>
              <w:szCs w:val="28"/>
            </w:rPr>
            <m:t xml:space="preserve">0 ≤ λ ≤ 1     </m:t>
          </m:r>
          <m:d>
            <m:dPr>
              <m:ctrlPr>
                <w:rPr>
                  <w:rFonts w:ascii="Cambria Math" w:hAnsi="Cambria Math"/>
                  <w:i/>
                  <w:szCs w:val="28"/>
                </w:rPr>
              </m:ctrlPr>
            </m:dPr>
            <m:e>
              <m:r>
                <w:rPr>
                  <w:rFonts w:ascii="Cambria Math" w:hAnsi="Cambria Math"/>
                  <w:szCs w:val="28"/>
                </w:rPr>
                <m:t>18</m:t>
              </m:r>
            </m:e>
          </m:d>
        </m:oMath>
      </m:oMathPara>
    </w:p>
    <w:p w14:paraId="3ACECC68" w14:textId="77777777" w:rsidR="00CE7E34" w:rsidRPr="00433242" w:rsidRDefault="00CE7E34" w:rsidP="00CE7E34">
      <w:pPr>
        <w:pStyle w:val="EquationInput"/>
        <w:rPr>
          <w:lang w:val="vi-VN"/>
        </w:rPr>
      </w:pPr>
    </w:p>
    <w:p w14:paraId="2A847BBD" w14:textId="77777777" w:rsidR="00CE7E34" w:rsidRPr="00845077" w:rsidRDefault="00CE7E34" w:rsidP="00CE7E34">
      <w:pPr>
        <w:pStyle w:val="isselectedend"/>
        <w:rPr>
          <w:b/>
          <w:bCs/>
          <w:lang w:val="vi-VN"/>
        </w:rPr>
      </w:pPr>
      <w:r w:rsidRPr="00845077">
        <w:t xml:space="preserve">A lower value of </w:t>
      </w:r>
      <m:oMath>
        <m:sSub>
          <m:sSubPr>
            <m:ctrlPr>
              <w:rPr>
                <w:rFonts w:ascii="Cambria Math" w:hAnsi="Cambria Math"/>
              </w:rPr>
            </m:ctrlPr>
          </m:sSubPr>
          <m:e>
            <m:r>
              <w:rPr>
                <w:rFonts w:ascii="Cambria Math" w:hAnsi="Cambria Math"/>
              </w:rPr>
              <m:t>F</m:t>
            </m:r>
          </m:e>
          <m:sub>
            <m:r>
              <w:rPr>
                <w:rFonts w:ascii="Cambria Math" w:hAnsi="Cambria Math"/>
              </w:rPr>
              <m:t>λ</m:t>
            </m:r>
          </m:sub>
        </m:sSub>
        <m:d>
          <m:dPr>
            <m:ctrlPr>
              <w:rPr>
                <w:rFonts w:ascii="Cambria Math" w:hAnsi="Cambria Math"/>
              </w:rPr>
            </m:ctrlPr>
          </m:dPr>
          <m:e>
            <m:r>
              <w:rPr>
                <w:rFonts w:ascii="Cambria Math" w:hAnsi="Cambria Math"/>
              </w:rPr>
              <m:t>S</m:t>
            </m:r>
          </m:e>
        </m:d>
      </m:oMath>
      <w:r>
        <w:rPr>
          <w:lang w:val="vi-VN"/>
        </w:rPr>
        <w:t xml:space="preserve"> </w:t>
      </w:r>
      <w:r w:rsidRPr="00845077">
        <w:t>is preferred.</w:t>
      </w:r>
    </w:p>
    <w:p w14:paraId="378BBFDA" w14:textId="77777777" w:rsidR="00CE7E34" w:rsidRPr="00433242" w:rsidRDefault="00CE7E34" w:rsidP="00CE7E34">
      <w:pPr>
        <w:pStyle w:val="isselectedend"/>
        <w:rPr>
          <w:b/>
          <w:bCs/>
          <w:lang w:val="vi-VN"/>
        </w:rPr>
      </w:pPr>
      <w:r w:rsidRPr="00433242">
        <w:rPr>
          <w:b/>
          <w:bCs/>
        </w:rPr>
        <w:t xml:space="preserve">Table </w:t>
      </w:r>
      <w:r>
        <w:rPr>
          <w:b/>
          <w:bCs/>
          <w:lang w:val="vi-VN"/>
        </w:rPr>
        <w:t>5</w:t>
      </w:r>
      <w:r w:rsidRPr="00433242">
        <w:rPr>
          <w:b/>
          <w:bCs/>
        </w:rPr>
        <w:t xml:space="preserve">. </w:t>
      </w:r>
      <w:r w:rsidRPr="00433242">
        <w:t xml:space="preserve">Interpretation of the environmental weight </w:t>
      </w:r>
      <w:r w:rsidRPr="00963C3D">
        <w:rPr>
          <w:b/>
        </w:rPr>
        <w:t>λ</w:t>
      </w:r>
    </w:p>
    <w:tbl>
      <w:tblPr>
        <w:tblStyle w:val="TableGrid"/>
        <w:tblW w:w="0" w:type="auto"/>
        <w:jc w:val="center"/>
        <w:tblLook w:val="04A0" w:firstRow="1" w:lastRow="0" w:firstColumn="1" w:lastColumn="0" w:noHBand="0" w:noVBand="1"/>
      </w:tblPr>
      <w:tblGrid>
        <w:gridCol w:w="1555"/>
        <w:gridCol w:w="7075"/>
      </w:tblGrid>
      <w:tr w:rsidR="00CE7E34" w:rsidRPr="00963C3D" w14:paraId="58E4EA47" w14:textId="77777777">
        <w:trPr>
          <w:jc w:val="center"/>
        </w:trPr>
        <w:tc>
          <w:tcPr>
            <w:tcW w:w="1555" w:type="dxa"/>
            <w:shd w:val="clear" w:color="auto" w:fill="D9EAF7"/>
          </w:tcPr>
          <w:p w14:paraId="074BDEE6" w14:textId="77777777" w:rsidR="00CE7E34" w:rsidRPr="005F77B6" w:rsidRDefault="00CE7E34" w:rsidP="003F17C6">
            <w:pPr>
              <w:jc w:val="center"/>
              <w:rPr>
                <w:b/>
                <w:lang w:val="vi-VN"/>
              </w:rPr>
            </w:pPr>
            <w:r w:rsidRPr="005F77B6">
              <w:rPr>
                <w:b/>
              </w:rPr>
              <w:t>λ</w:t>
            </w:r>
          </w:p>
        </w:tc>
        <w:tc>
          <w:tcPr>
            <w:tcW w:w="7075" w:type="dxa"/>
            <w:shd w:val="clear" w:color="auto" w:fill="D9EAF7"/>
          </w:tcPr>
          <w:p w14:paraId="04B2C2B9" w14:textId="77777777" w:rsidR="00CE7E34" w:rsidRPr="005F77B6" w:rsidRDefault="00CE7E34" w:rsidP="003F17C6">
            <w:pPr>
              <w:rPr>
                <w:b/>
              </w:rPr>
            </w:pPr>
            <w:r w:rsidRPr="005F77B6">
              <w:rPr>
                <w:b/>
              </w:rPr>
              <w:t>Objective emphasis</w:t>
            </w:r>
          </w:p>
        </w:tc>
      </w:tr>
      <w:tr w:rsidR="00CE7E34" w:rsidRPr="00963C3D" w14:paraId="5B6A7EC0" w14:textId="77777777">
        <w:trPr>
          <w:jc w:val="center"/>
        </w:trPr>
        <w:tc>
          <w:tcPr>
            <w:tcW w:w="1555" w:type="dxa"/>
            <w:vAlign w:val="center"/>
          </w:tcPr>
          <w:p w14:paraId="60FC9309" w14:textId="77777777" w:rsidR="00CE7E34" w:rsidRPr="00963C3D" w:rsidRDefault="00CE7E34" w:rsidP="003F17C6">
            <w:pPr>
              <w:jc w:val="center"/>
            </w:pPr>
            <w:r w:rsidRPr="00963C3D">
              <w:t>0.00</w:t>
            </w:r>
          </w:p>
        </w:tc>
        <w:tc>
          <w:tcPr>
            <w:tcW w:w="7075" w:type="dxa"/>
            <w:vAlign w:val="center"/>
          </w:tcPr>
          <w:p w14:paraId="54A1BA07" w14:textId="77777777" w:rsidR="00CE7E34" w:rsidRPr="00963C3D" w:rsidRDefault="00CE7E34" w:rsidP="003F17C6">
            <w:r w:rsidRPr="00963C3D">
              <w:t>Cost-oriented search</w:t>
            </w:r>
          </w:p>
        </w:tc>
      </w:tr>
      <w:tr w:rsidR="00CE7E34" w:rsidRPr="00963C3D" w14:paraId="366AC6C0" w14:textId="77777777">
        <w:trPr>
          <w:jc w:val="center"/>
        </w:trPr>
        <w:tc>
          <w:tcPr>
            <w:tcW w:w="1555" w:type="dxa"/>
            <w:vAlign w:val="center"/>
          </w:tcPr>
          <w:p w14:paraId="1F8D6E48" w14:textId="77777777" w:rsidR="00CE7E34" w:rsidRPr="00963C3D" w:rsidRDefault="00CE7E34" w:rsidP="003F17C6">
            <w:pPr>
              <w:jc w:val="center"/>
            </w:pPr>
            <w:r w:rsidRPr="00963C3D">
              <w:t>0.25</w:t>
            </w:r>
          </w:p>
        </w:tc>
        <w:tc>
          <w:tcPr>
            <w:tcW w:w="7075" w:type="dxa"/>
            <w:vAlign w:val="center"/>
          </w:tcPr>
          <w:p w14:paraId="0FCC9487" w14:textId="77777777" w:rsidR="00CE7E34" w:rsidRPr="00963C3D" w:rsidRDefault="00CE7E34" w:rsidP="003F17C6">
            <w:r w:rsidRPr="00963C3D">
              <w:t>Higher emphasis on normalized cost</w:t>
            </w:r>
          </w:p>
        </w:tc>
      </w:tr>
      <w:tr w:rsidR="00CE7E34" w:rsidRPr="00963C3D" w14:paraId="1BD636F3" w14:textId="77777777">
        <w:trPr>
          <w:jc w:val="center"/>
        </w:trPr>
        <w:tc>
          <w:tcPr>
            <w:tcW w:w="1555" w:type="dxa"/>
            <w:vAlign w:val="center"/>
          </w:tcPr>
          <w:p w14:paraId="39578712" w14:textId="77777777" w:rsidR="00CE7E34" w:rsidRPr="00963C3D" w:rsidRDefault="00CE7E34" w:rsidP="003F17C6">
            <w:pPr>
              <w:jc w:val="center"/>
            </w:pPr>
            <w:r w:rsidRPr="00963C3D">
              <w:t>0.50</w:t>
            </w:r>
          </w:p>
        </w:tc>
        <w:tc>
          <w:tcPr>
            <w:tcW w:w="7075" w:type="dxa"/>
            <w:vAlign w:val="center"/>
          </w:tcPr>
          <w:p w14:paraId="6DE596C7" w14:textId="77777777" w:rsidR="00CE7E34" w:rsidRPr="00963C3D" w:rsidRDefault="00CE7E34" w:rsidP="003F17C6">
            <w:r>
              <w:t>Equal weight on normalized cost and normalized emissions</w:t>
            </w:r>
          </w:p>
        </w:tc>
      </w:tr>
      <w:tr w:rsidR="00CE7E34" w:rsidRPr="00963C3D" w14:paraId="14D304B9" w14:textId="77777777">
        <w:trPr>
          <w:jc w:val="center"/>
        </w:trPr>
        <w:tc>
          <w:tcPr>
            <w:tcW w:w="1555" w:type="dxa"/>
            <w:vAlign w:val="center"/>
          </w:tcPr>
          <w:p w14:paraId="0406B610" w14:textId="77777777" w:rsidR="00CE7E34" w:rsidRPr="00963C3D" w:rsidRDefault="00CE7E34" w:rsidP="003F17C6">
            <w:pPr>
              <w:jc w:val="center"/>
            </w:pPr>
            <w:r w:rsidRPr="00963C3D">
              <w:t>0.75</w:t>
            </w:r>
          </w:p>
        </w:tc>
        <w:tc>
          <w:tcPr>
            <w:tcW w:w="7075" w:type="dxa"/>
            <w:vAlign w:val="center"/>
          </w:tcPr>
          <w:p w14:paraId="1083369E" w14:textId="77777777" w:rsidR="00CE7E34" w:rsidRPr="00963C3D" w:rsidRDefault="00CE7E34" w:rsidP="003F17C6">
            <w:r>
              <w:t>Higher emphasis on normalized emissions</w:t>
            </w:r>
          </w:p>
        </w:tc>
      </w:tr>
      <w:tr w:rsidR="00CE7E34" w:rsidRPr="00963C3D" w14:paraId="294BA5DE" w14:textId="77777777">
        <w:trPr>
          <w:jc w:val="center"/>
        </w:trPr>
        <w:tc>
          <w:tcPr>
            <w:tcW w:w="1555" w:type="dxa"/>
            <w:vAlign w:val="center"/>
          </w:tcPr>
          <w:p w14:paraId="7E68DEF5" w14:textId="77777777" w:rsidR="00CE7E34" w:rsidRPr="00963C3D" w:rsidRDefault="00CE7E34" w:rsidP="003F17C6">
            <w:pPr>
              <w:jc w:val="center"/>
            </w:pPr>
            <w:r w:rsidRPr="00963C3D">
              <w:t>1.00</w:t>
            </w:r>
          </w:p>
        </w:tc>
        <w:tc>
          <w:tcPr>
            <w:tcW w:w="7075" w:type="dxa"/>
            <w:vAlign w:val="center"/>
          </w:tcPr>
          <w:p w14:paraId="183E4E39" w14:textId="77777777" w:rsidR="00CE7E34" w:rsidRPr="00963C3D" w:rsidRDefault="00CE7E34" w:rsidP="003F17C6">
            <w:r>
              <w:t>Emission-oriented search</w:t>
            </w:r>
          </w:p>
        </w:tc>
      </w:tr>
    </w:tbl>
    <w:p w14:paraId="56270239" w14:textId="77777777" w:rsidR="00CE7E34" w:rsidRPr="005F77B6" w:rsidRDefault="00CE7E34" w:rsidP="00CE7E34">
      <w:pPr>
        <w:jc w:val="both"/>
        <w:rPr>
          <w:lang w:val="vi-VN"/>
        </w:rPr>
      </w:pPr>
    </w:p>
    <w:p w14:paraId="318D36F9" w14:textId="77777777" w:rsidR="00CE7E34" w:rsidRPr="005F77B6" w:rsidRDefault="00CE7E34" w:rsidP="00CE7E34">
      <w:pPr>
        <w:jc w:val="both"/>
        <w:rPr>
          <w:lang w:val="vi-VN"/>
        </w:rPr>
      </w:pPr>
      <w:r>
        <w:t xml:space="preserve">The setting </w:t>
      </w:r>
      <m:oMath>
        <m:r>
          <w:rPr>
            <w:rFonts w:ascii="Cambria Math" w:hAnsi="Cambria Math" w:cs="Arial"/>
          </w:rPr>
          <m:t>λ=0.50</m:t>
        </m:r>
      </m:oMath>
      <w:r>
        <w:rPr>
          <w:lang w:val="vi-VN"/>
        </w:rPr>
        <w:t xml:space="preserve"> </w:t>
      </w:r>
      <w:r>
        <w:t>gives equal weight to the two normalized objectives. It does not mean that one raw cost unit is equal to one raw emission unit.</w:t>
      </w:r>
    </w:p>
    <w:p w14:paraId="1182C860" w14:textId="77777777" w:rsidR="00CE7E34" w:rsidRPr="00326086"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27" w:name="_Toc232010405"/>
      <w:r w:rsidRPr="00326086">
        <w:rPr>
          <w:rFonts w:ascii="Times New Roman" w:eastAsia="SimSun" w:hAnsi="Times New Roman" w:cs="Times New Roman"/>
          <w:color w:val="auto"/>
          <w:sz w:val="32"/>
          <w:szCs w:val="32"/>
          <w:lang w:eastAsia="zh-CN"/>
        </w:rPr>
        <w:t>3.9 Numerical Safeguard for Negative Normalized Values</w:t>
      </w:r>
      <w:bookmarkEnd w:id="27"/>
    </w:p>
    <w:p w14:paraId="614DBD26" w14:textId="77777777" w:rsidR="00CE7E34" w:rsidRDefault="00CE7E34" w:rsidP="00CE7E34">
      <w:pPr>
        <w:rPr>
          <w:lang w:val="vi-VN"/>
        </w:rPr>
      </w:pPr>
      <w:r w:rsidRPr="00C96106">
        <w:t>The reference ALNS applies local search when the working solution is sufficiently close to the best solution found so far:</w:t>
      </w:r>
    </w:p>
    <w:p w14:paraId="7E5E566F" w14:textId="77777777" w:rsidR="00CE7E34" w:rsidRPr="00C96106" w:rsidRDefault="00CE7E34" w:rsidP="00CE7E34">
      <w:pPr>
        <w:rPr>
          <w:lang w:val="vi-VN"/>
        </w:rPr>
      </w:pPr>
    </w:p>
    <w:p w14:paraId="0426D54B" w14:textId="77777777" w:rsidR="00CE7E34" w:rsidRPr="00C96106" w:rsidRDefault="00252160" w:rsidP="00CE7E34">
      <w:pPr>
        <w:jc w:val="both"/>
        <w:rPr>
          <w:i/>
          <w:sz w:val="28"/>
          <w:szCs w:val="28"/>
          <w:lang w:val="vi-VN"/>
        </w:rPr>
      </w:pPr>
      <m:oMathPara>
        <m:oMath>
          <m:r>
            <w:rPr>
              <w:rFonts w:ascii="Cambria Math" w:hAnsi="Cambria Math"/>
              <w:szCs w:val="28"/>
            </w:rPr>
            <m:t>f</m:t>
          </m:r>
          <m:d>
            <m:dPr>
              <m:ctrlPr>
                <w:rPr>
                  <w:rFonts w:ascii="Cambria Math" w:hAnsi="Cambria Math"/>
                  <w:szCs w:val="28"/>
                </w:rPr>
              </m:ctrlPr>
            </m:dPr>
            <m:e>
              <m:sSup>
                <m:sSupPr>
                  <m:ctrlPr>
                    <w:rPr>
                      <w:rFonts w:ascii="Cambria Math" w:hAnsi="Cambria Math"/>
                      <w:szCs w:val="28"/>
                    </w:rPr>
                  </m:ctrlPr>
                </m:sSupPr>
                <m:e>
                  <m:r>
                    <w:rPr>
                      <w:rFonts w:ascii="Cambria Math" w:hAnsi="Cambria Math"/>
                      <w:szCs w:val="28"/>
                    </w:rPr>
                    <m:t>S</m:t>
                  </m:r>
                </m:e>
                <m:sup>
                  <m:r>
                    <w:rPr>
                      <w:rFonts w:ascii="Cambria Math" w:hAnsi="Cambria Math"/>
                      <w:szCs w:val="28"/>
                    </w:rPr>
                    <m:t>w</m:t>
                  </m:r>
                </m:sup>
              </m:sSup>
            </m:e>
          </m:d>
          <m:r>
            <w:rPr>
              <w:rFonts w:ascii="Cambria Math" w:hAnsi="Cambria Math"/>
              <w:szCs w:val="28"/>
            </w:rPr>
            <m:t>≤</m:t>
          </m:r>
          <m:d>
            <m:dPr>
              <m:ctrlPr>
                <w:rPr>
                  <w:rFonts w:ascii="Cambria Math" w:hAnsi="Cambria Math"/>
                  <w:szCs w:val="28"/>
                </w:rPr>
              </m:ctrlPr>
            </m:dPr>
            <m:e>
              <m:r>
                <w:rPr>
                  <w:rFonts w:ascii="Cambria Math" w:hAnsi="Cambria Math"/>
                  <w:szCs w:val="28"/>
                </w:rPr>
                <m:t>1+</m:t>
              </m:r>
              <m:sSub>
                <m:sSubPr>
                  <m:ctrlPr>
                    <w:rPr>
                      <w:rFonts w:ascii="Cambria Math" w:hAnsi="Cambria Math"/>
                      <w:szCs w:val="28"/>
                    </w:rPr>
                  </m:ctrlPr>
                </m:sSubPr>
                <m:e>
                  <m:r>
                    <w:rPr>
                      <w:rFonts w:ascii="Cambria Math" w:hAnsi="Cambria Math"/>
                      <w:szCs w:val="28"/>
                    </w:rPr>
                    <m:t>δ</m:t>
                  </m:r>
                </m:e>
                <m:sub>
                  <m:r>
                    <w:rPr>
                      <w:rFonts w:ascii="Cambria Math" w:hAnsi="Cambria Math"/>
                      <w:szCs w:val="28"/>
                    </w:rPr>
                    <m:t>LS</m:t>
                  </m:r>
                </m:sub>
              </m:sSub>
            </m:e>
          </m:d>
          <m:r>
            <w:rPr>
              <w:rFonts w:ascii="Cambria Math" w:hAnsi="Cambria Math"/>
              <w:szCs w:val="28"/>
            </w:rPr>
            <m:t>f</m:t>
          </m:r>
          <m:d>
            <m:dPr>
              <m:ctrlPr>
                <w:rPr>
                  <w:rFonts w:ascii="Cambria Math" w:hAnsi="Cambria Math"/>
                  <w:szCs w:val="28"/>
                </w:rPr>
              </m:ctrlPr>
            </m:dPr>
            <m:e>
              <m:sSup>
                <m:sSupPr>
                  <m:ctrlPr>
                    <w:rPr>
                      <w:rFonts w:ascii="Cambria Math" w:hAnsi="Cambria Math"/>
                      <w:szCs w:val="28"/>
                    </w:rPr>
                  </m:ctrlPr>
                </m:sSupPr>
                <m:e>
                  <m:r>
                    <w:rPr>
                      <w:rFonts w:ascii="Cambria Math" w:hAnsi="Cambria Math"/>
                      <w:szCs w:val="28"/>
                    </w:rPr>
                    <m:t>S</m:t>
                  </m:r>
                </m:e>
                <m:sup>
                  <m:r>
                    <w:rPr>
                      <w:rFonts w:ascii="Cambria Math" w:hAnsi="Cambria Math"/>
                      <w:szCs w:val="28"/>
                    </w:rPr>
                    <m:t>*</m:t>
                  </m:r>
                </m:sup>
              </m:sSup>
            </m:e>
          </m:d>
          <m:r>
            <w:rPr>
              <w:rFonts w:ascii="Cambria Math" w:hAnsi="Cambria Math"/>
              <w:szCs w:val="28"/>
            </w:rPr>
            <m:t xml:space="preserve"> </m:t>
          </m:r>
          <m:r>
            <w:rPr>
              <w:rFonts w:ascii="Cambria Math" w:hAnsi="Cambria Math"/>
              <w:szCs w:val="28"/>
              <w:lang w:val="vi-VN"/>
            </w:rPr>
            <m:t>(19)</m:t>
          </m:r>
        </m:oMath>
      </m:oMathPara>
    </w:p>
    <w:p w14:paraId="60D14030" w14:textId="77777777" w:rsidR="00CE7E34" w:rsidRDefault="00CE7E34" w:rsidP="00CE7E34">
      <w:pPr>
        <w:jc w:val="both"/>
        <w:rPr>
          <w:lang w:val="vi-VN"/>
        </w:rPr>
      </w:pPr>
    </w:p>
    <w:p w14:paraId="56985624" w14:textId="77777777" w:rsidR="00CE7E34" w:rsidRPr="00C96106" w:rsidRDefault="00CE7E34" w:rsidP="00CE7E34">
      <w:pPr>
        <w:jc w:val="both"/>
        <w:rPr>
          <w:lang w:val="vi-VN"/>
        </w:rPr>
      </w:pPr>
      <w:r w:rsidRPr="00C96106">
        <w:t xml:space="preserve">where </w:t>
      </w:r>
      <m:oMath>
        <m:sSup>
          <m:sSupPr>
            <m:ctrlPr>
              <w:rPr>
                <w:rFonts w:ascii="Cambria Math" w:hAnsi="Cambria Math"/>
              </w:rPr>
            </m:ctrlPr>
          </m:sSupPr>
          <m:e>
            <m:r>
              <w:rPr>
                <w:rFonts w:ascii="Cambria Math" w:hAnsi="Cambria Math"/>
              </w:rPr>
              <m:t>S</m:t>
            </m:r>
          </m:e>
          <m:sup>
            <m:r>
              <w:rPr>
                <w:rFonts w:ascii="Cambria Math" w:hAnsi="Cambria Math"/>
              </w:rPr>
              <m:t>w</m:t>
            </m:r>
          </m:sup>
        </m:sSup>
        <m:r>
          <w:rPr>
            <w:rFonts w:ascii="Cambria Math" w:hAnsi="Cambria Math"/>
          </w:rPr>
          <m:t xml:space="preserve"> </m:t>
        </m:r>
      </m:oMath>
      <w:r w:rsidRPr="00C96106">
        <w:t xml:space="preserve">is the working solution, </w:t>
      </w:r>
      <m:oMath>
        <m:sSup>
          <m:sSupPr>
            <m:ctrlPr>
              <w:rPr>
                <w:rFonts w:ascii="Cambria Math" w:hAnsi="Cambria Math"/>
              </w:rPr>
            </m:ctrlPr>
          </m:sSupPr>
          <m:e>
            <m:r>
              <w:rPr>
                <w:rFonts w:ascii="Cambria Math" w:hAnsi="Cambria Math"/>
              </w:rPr>
              <m:t>S</m:t>
            </m:r>
          </m:e>
          <m:sup>
            <m:r>
              <w:rPr>
                <w:rFonts w:ascii="Cambria Math" w:hAnsi="Cambria Math"/>
              </w:rPr>
              <m:t>*</m:t>
            </m:r>
          </m:sup>
        </m:sSup>
      </m:oMath>
      <w:r>
        <w:rPr>
          <w:lang w:val="vi-VN"/>
        </w:rPr>
        <w:t xml:space="preserve"> </w:t>
      </w:r>
      <w:r w:rsidRPr="00C96106">
        <w:t xml:space="preserve">is the current best solution, and </w:t>
      </w:r>
      <m:oMath>
        <m:sSub>
          <m:sSubPr>
            <m:ctrlPr>
              <w:rPr>
                <w:rFonts w:ascii="Cambria Math" w:hAnsi="Cambria Math"/>
              </w:rPr>
            </m:ctrlPr>
          </m:sSubPr>
          <m:e>
            <m:r>
              <w:rPr>
                <w:rFonts w:ascii="Cambria Math" w:hAnsi="Cambria Math"/>
              </w:rPr>
              <m:t>δ</m:t>
            </m:r>
          </m:e>
          <m:sub>
            <m:r>
              <w:rPr>
                <w:rFonts w:ascii="Cambria Math" w:hAnsi="Cambria Math"/>
              </w:rPr>
              <m:t>LS</m:t>
            </m:r>
          </m:sub>
        </m:sSub>
        <m:r>
          <w:rPr>
            <w:rFonts w:ascii="Cambria Math" w:hAnsi="Cambria Math"/>
          </w:rPr>
          <m:t>=0.1</m:t>
        </m:r>
      </m:oMath>
      <w:r>
        <w:rPr>
          <w:lang w:val="vi-VN"/>
        </w:rPr>
        <w:t>.</w:t>
      </w:r>
    </w:p>
    <w:p w14:paraId="2D2D81B7" w14:textId="77777777" w:rsidR="00CE7E34" w:rsidRPr="00C96106" w:rsidRDefault="00CE7E34" w:rsidP="00CE7E34">
      <w:pPr>
        <w:jc w:val="both"/>
        <w:rPr>
          <w:lang w:val="vi-VN"/>
        </w:rPr>
      </w:pPr>
    </w:p>
    <w:p w14:paraId="45D60CC4" w14:textId="77777777" w:rsidR="00CE7E34" w:rsidRPr="00C96106" w:rsidRDefault="00CE7E34" w:rsidP="00CE7E34">
      <w:pPr>
        <w:pStyle w:val="NormalWeb"/>
        <w:spacing w:before="0" w:beforeAutospacing="0"/>
      </w:pPr>
      <w:r w:rsidRPr="00C96106">
        <w:t xml:space="preserve">This rule works as intended when the objective value is non-negative. However, anchor-based normalization can produce a negative scalarized objective. In that case, multiplying </w:t>
      </w:r>
      <m:oMath>
        <m:r>
          <w:rPr>
            <w:rFonts w:ascii="Cambria Math" w:hAnsi="Cambria Math" w:cs="Arial"/>
          </w:rPr>
          <m:t>f</m:t>
        </m:r>
        <m:d>
          <m:dPr>
            <m:ctrlPr>
              <w:rPr>
                <w:rFonts w:ascii="Cambria Math" w:hAnsi="Cambria Math" w:cs="Arial"/>
              </w:rPr>
            </m:ctrlPr>
          </m:dPr>
          <m:e>
            <m:sSup>
              <m:sSupPr>
                <m:ctrlPr>
                  <w:rPr>
                    <w:rFonts w:ascii="Cambria Math" w:hAnsi="Cambria Math" w:cs="Arial"/>
                  </w:rPr>
                </m:ctrlPr>
              </m:sSupPr>
              <m:e>
                <m:r>
                  <w:rPr>
                    <w:rFonts w:ascii="Cambria Math" w:hAnsi="Cambria Math" w:cs="Arial"/>
                  </w:rPr>
                  <m:t>S</m:t>
                </m:r>
              </m:e>
              <m:sup>
                <m:r>
                  <w:rPr>
                    <w:rFonts w:ascii="Cambria Math" w:hAnsi="Cambria Math" w:cs="Arial"/>
                  </w:rPr>
                  <m:t>*</m:t>
                </m:r>
              </m:sup>
            </m:sSup>
          </m:e>
        </m:d>
      </m:oMath>
      <w:r>
        <w:rPr>
          <w:lang w:val="vi-VN"/>
        </w:rPr>
        <w:t xml:space="preserve"> </w:t>
      </w:r>
      <w:r>
        <w:t xml:space="preserve">by </w:t>
      </w:r>
      <m:oMath>
        <m:d>
          <m:dPr>
            <m:ctrlPr>
              <w:rPr>
                <w:rFonts w:ascii="Cambria Math" w:hAnsi="Cambria Math" w:cs="Arial"/>
              </w:rPr>
            </m:ctrlPr>
          </m:dPr>
          <m:e>
            <m:r>
              <w:rPr>
                <w:rFonts w:ascii="Cambria Math" w:hAnsi="Cambria Math" w:cs="Arial"/>
              </w:rPr>
              <m:t>1+</m:t>
            </m:r>
            <m:sSub>
              <m:sSubPr>
                <m:ctrlPr>
                  <w:rPr>
                    <w:rFonts w:ascii="Cambria Math" w:hAnsi="Cambria Math" w:cs="Arial"/>
                  </w:rPr>
                </m:ctrlPr>
              </m:sSubPr>
              <m:e>
                <m:r>
                  <w:rPr>
                    <w:rFonts w:ascii="Cambria Math" w:hAnsi="Cambria Math" w:cs="Arial"/>
                  </w:rPr>
                  <m:t>δ</m:t>
                </m:r>
              </m:e>
              <m:sub>
                <m:r>
                  <w:rPr>
                    <w:rFonts w:ascii="Cambria Math" w:hAnsi="Cambria Math" w:cs="Arial"/>
                  </w:rPr>
                  <m:t>LS</m:t>
                </m:r>
              </m:sub>
            </m:sSub>
          </m:e>
        </m:d>
        <m:r>
          <w:rPr>
            <w:rFonts w:ascii="Cambria Math" w:hAnsi="Cambria Math"/>
          </w:rPr>
          <m:t xml:space="preserve"> </m:t>
        </m:r>
      </m:oMath>
      <w:r w:rsidRPr="00C96106">
        <w:t>makes the threshold more negative and may cause even the current best solution to fail the eligibility condition.</w:t>
      </w:r>
    </w:p>
    <w:p w14:paraId="3FB49963" w14:textId="77777777" w:rsidR="00CE7E34" w:rsidRPr="00C96106" w:rsidRDefault="00CE7E34" w:rsidP="00CE7E34">
      <w:pPr>
        <w:pStyle w:val="NormalWeb"/>
        <w:spacing w:before="0" w:beforeAutospacing="0"/>
      </w:pPr>
      <w:r w:rsidRPr="00C96106">
        <w:t>To preserve the intended relative-gap logic, the project uses:</w:t>
      </w:r>
    </w:p>
    <w:p w14:paraId="0E6D512C" w14:textId="77777777" w:rsidR="00CE7E34" w:rsidRPr="00A965D3" w:rsidRDefault="00252160" w:rsidP="00CE7E34">
      <w:pPr>
        <w:jc w:val="center"/>
        <w:rPr>
          <w:i/>
          <w:lang w:val="vi-VN"/>
        </w:rPr>
      </w:pPr>
      <m:oMathPara>
        <m:oMath>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w</m:t>
                  </m:r>
                </m:sup>
              </m:sSup>
            </m:e>
          </m:d>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LS</m:t>
              </m:r>
            </m:sub>
          </m:sSub>
          <m:d>
            <m:dPr>
              <m:begChr m:val="|"/>
              <m:endChr m:val="|"/>
              <m:ctrlPr>
                <w:rPr>
                  <w:rFonts w:ascii="Cambria Math" w:hAnsi="Cambria Math"/>
                </w:rPr>
              </m:ctrlPr>
            </m:dPr>
            <m:e>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r>
            <w:rPr>
              <w:rFonts w:ascii="Cambria Math"/>
            </w:rPr>
            <m:t xml:space="preserve"> </m:t>
          </m:r>
          <m:r>
            <w:rPr>
              <w:rFonts w:ascii="Cambria Math"/>
              <w:lang w:val="vi-VN"/>
            </w:rPr>
            <m:t>(20)</m:t>
          </m:r>
        </m:oMath>
      </m:oMathPara>
    </w:p>
    <w:p w14:paraId="12CFAF2C" w14:textId="77777777" w:rsidR="00CE7E34" w:rsidRDefault="00CE7E34" w:rsidP="00CE7E34">
      <w:pPr>
        <w:jc w:val="both"/>
        <w:rPr>
          <w:lang w:val="vi-VN"/>
        </w:rPr>
      </w:pPr>
      <w:r>
        <w:lastRenderedPageBreak/>
        <w:t>For non-negative objective values:</w:t>
      </w:r>
    </w:p>
    <w:p w14:paraId="447FE893" w14:textId="77777777" w:rsidR="00CE7E34" w:rsidRPr="00A965D3" w:rsidRDefault="00CE7E34" w:rsidP="00CE7E34">
      <w:pPr>
        <w:jc w:val="both"/>
        <w:rPr>
          <w:lang w:val="vi-VN"/>
        </w:rPr>
      </w:pPr>
    </w:p>
    <w:p w14:paraId="7A0A3514" w14:textId="77777777" w:rsidR="00CE7E34" w:rsidRPr="00A965D3" w:rsidRDefault="00252160" w:rsidP="00CE7E34">
      <w:pPr>
        <w:jc w:val="both"/>
        <w:rPr>
          <w:i/>
          <w:lang w:val="vi-VN"/>
        </w:rPr>
      </w:pPr>
      <m:oMathPara>
        <m:oMath>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LS</m:t>
              </m:r>
            </m:sub>
          </m:sSub>
          <m:d>
            <m:dPr>
              <m:begChr m:val="|"/>
              <m:endChr m:val="|"/>
              <m:ctrlPr>
                <w:rPr>
                  <w:rFonts w:ascii="Cambria Math" w:hAnsi="Cambria Math"/>
                </w:rPr>
              </m:ctrlPr>
            </m:dPr>
            <m:e>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e>
          </m:d>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δ</m:t>
                  </m:r>
                </m:e>
                <m:sub>
                  <m:r>
                    <w:rPr>
                      <w:rFonts w:ascii="Cambria Math" w:hAnsi="Cambria Math"/>
                    </w:rPr>
                    <m:t>LS</m:t>
                  </m:r>
                </m:sub>
              </m:sSub>
            </m:e>
          </m:d>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S</m:t>
                  </m:r>
                </m:e>
                <m:sup>
                  <m:r>
                    <w:rPr>
                      <w:rFonts w:ascii="Cambria Math" w:hAnsi="Cambria Math"/>
                    </w:rPr>
                    <m:t>*</m:t>
                  </m:r>
                </m:sup>
              </m:sSup>
            </m:e>
          </m:d>
          <m:r>
            <w:rPr>
              <w:rFonts w:ascii="Cambria Math"/>
            </w:rPr>
            <m:t xml:space="preserve"> </m:t>
          </m:r>
          <m:r>
            <w:rPr>
              <w:rFonts w:ascii="Cambria Math"/>
              <w:lang w:val="vi-VN"/>
            </w:rPr>
            <m:t>(21)</m:t>
          </m:r>
        </m:oMath>
      </m:oMathPara>
    </w:p>
    <w:p w14:paraId="74A32CC2" w14:textId="77777777" w:rsidR="00CE7E34" w:rsidRPr="00A965D3" w:rsidRDefault="00CE7E34" w:rsidP="00CE7E34">
      <w:pPr>
        <w:jc w:val="both"/>
        <w:rPr>
          <w:lang w:val="vi-VN"/>
        </w:rPr>
      </w:pPr>
    </w:p>
    <w:p w14:paraId="32F90F48" w14:textId="77777777" w:rsidR="00CE7E34" w:rsidRDefault="00CE7E34" w:rsidP="00CE7E34">
      <w:pPr>
        <w:pStyle w:val="NormalWeb"/>
      </w:pPr>
      <w:r>
        <w:t>Therefore, the sign-safe condition is identical to the original rule when the objective is non-negative. It changes only the negative-objective case introduced by the normalization layer.</w:t>
      </w:r>
    </w:p>
    <w:p w14:paraId="17CBF9ED" w14:textId="77777777" w:rsidR="00CE7E34" w:rsidRDefault="00CE7E34" w:rsidP="00CE7E34">
      <w:pPr>
        <w:pStyle w:val="NormalWeb"/>
      </w:pPr>
      <w:r>
        <w:t>This adjustment is treated as a numerical compatibility safeguard rather than an algorithmic enhancement.</w:t>
      </w:r>
    </w:p>
    <w:p w14:paraId="073FB87E" w14:textId="77777777" w:rsidR="00CE7E34"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val="vi-VN" w:eastAsia="zh-CN"/>
        </w:rPr>
      </w:pPr>
      <w:bookmarkStart w:id="28" w:name="_Toc232010406"/>
      <w:r w:rsidRPr="00326086">
        <w:rPr>
          <w:rFonts w:ascii="Times New Roman" w:eastAsia="SimSun" w:hAnsi="Times New Roman" w:cs="Times New Roman"/>
          <w:color w:val="auto"/>
          <w:sz w:val="32"/>
          <w:szCs w:val="32"/>
          <w:lang w:eastAsia="zh-CN"/>
        </w:rPr>
        <w:t>3.10 Modeling Assumptions</w:t>
      </w:r>
      <w:bookmarkEnd w:id="28"/>
    </w:p>
    <w:p w14:paraId="27A457E9" w14:textId="031D74F9" w:rsidR="00CE7E34" w:rsidRPr="00C42933" w:rsidRDefault="00C42933" w:rsidP="00C42933">
      <w:pPr>
        <w:pStyle w:val="NormalWeb"/>
        <w:rPr>
          <w:lang w:val="vi-VN"/>
        </w:rPr>
      </w:pPr>
      <w:r>
        <w:t>The emission-aware extension uses the assumptions summarized in Table 6.</w:t>
      </w:r>
    </w:p>
    <w:p w14:paraId="66CD42B6" w14:textId="77777777" w:rsidR="00CE7E34" w:rsidRDefault="00CE7E34" w:rsidP="00CE7E34">
      <w:pPr>
        <w:rPr>
          <w:lang w:val="vi-VN"/>
        </w:rPr>
      </w:pPr>
      <w:r w:rsidRPr="00433242">
        <w:rPr>
          <w:b/>
          <w:bCs/>
        </w:rPr>
        <w:t xml:space="preserve">Table </w:t>
      </w:r>
      <w:r>
        <w:rPr>
          <w:b/>
          <w:bCs/>
          <w:lang w:val="vi-VN"/>
        </w:rPr>
        <w:t>6</w:t>
      </w:r>
      <w:r w:rsidRPr="00433242">
        <w:rPr>
          <w:b/>
          <w:bCs/>
        </w:rPr>
        <w:t>.</w:t>
      </w:r>
      <w:r>
        <w:t xml:space="preserve"> Main assumptions of the emission-aware extension.</w:t>
      </w:r>
    </w:p>
    <w:p w14:paraId="6B851B61" w14:textId="77777777" w:rsidR="00CE7E34" w:rsidRPr="00433242" w:rsidRDefault="00CE7E34" w:rsidP="00CE7E34">
      <w:pPr>
        <w:rPr>
          <w:lang w:val="vi-VN" w:eastAsia="zh-CN"/>
        </w:rPr>
      </w:pPr>
    </w:p>
    <w:tbl>
      <w:tblPr>
        <w:tblStyle w:val="TableGrid"/>
        <w:tblW w:w="0" w:type="auto"/>
        <w:jc w:val="center"/>
        <w:tblLook w:val="04A0" w:firstRow="1" w:lastRow="0" w:firstColumn="1" w:lastColumn="0" w:noHBand="0" w:noVBand="1"/>
      </w:tblPr>
      <w:tblGrid>
        <w:gridCol w:w="2547"/>
        <w:gridCol w:w="2835"/>
        <w:gridCol w:w="3248"/>
      </w:tblGrid>
      <w:tr w:rsidR="00CE7E34" w:rsidRPr="000B7F12" w14:paraId="12C9587E" w14:textId="77777777">
        <w:trPr>
          <w:jc w:val="center"/>
        </w:trPr>
        <w:tc>
          <w:tcPr>
            <w:tcW w:w="2547" w:type="dxa"/>
            <w:shd w:val="clear" w:color="auto" w:fill="D9EAF7"/>
          </w:tcPr>
          <w:p w14:paraId="6C783B37" w14:textId="77777777" w:rsidR="00CE7E34" w:rsidRPr="000B7F12" w:rsidRDefault="00CE7E34" w:rsidP="003F17C6">
            <w:pPr>
              <w:jc w:val="center"/>
            </w:pPr>
            <w:r w:rsidRPr="000B7F12">
              <w:rPr>
                <w:b/>
              </w:rPr>
              <w:t>Assumption</w:t>
            </w:r>
          </w:p>
        </w:tc>
        <w:tc>
          <w:tcPr>
            <w:tcW w:w="2835" w:type="dxa"/>
            <w:shd w:val="clear" w:color="auto" w:fill="D9EAF7"/>
          </w:tcPr>
          <w:p w14:paraId="5B84AB3C" w14:textId="77777777" w:rsidR="00CE7E34" w:rsidRPr="000B7F12" w:rsidRDefault="00CE7E34" w:rsidP="003F17C6">
            <w:pPr>
              <w:jc w:val="center"/>
            </w:pPr>
            <w:r>
              <w:rPr>
                <w:b/>
              </w:rPr>
              <w:t>Use</w:t>
            </w:r>
            <w:r w:rsidRPr="000B7F12">
              <w:rPr>
                <w:b/>
              </w:rPr>
              <w:t xml:space="preserve"> in this project</w:t>
            </w:r>
          </w:p>
        </w:tc>
        <w:tc>
          <w:tcPr>
            <w:tcW w:w="3248" w:type="dxa"/>
            <w:shd w:val="clear" w:color="auto" w:fill="D9EAF7"/>
          </w:tcPr>
          <w:p w14:paraId="0BA9F930" w14:textId="77777777" w:rsidR="00CE7E34" w:rsidRPr="000B7F12" w:rsidRDefault="00CE7E34" w:rsidP="003F17C6">
            <w:pPr>
              <w:jc w:val="center"/>
            </w:pPr>
            <w:r>
              <w:rPr>
                <w:b/>
              </w:rPr>
              <w:t>Main</w:t>
            </w:r>
            <w:r>
              <w:rPr>
                <w:b/>
                <w:lang w:val="vi-VN"/>
              </w:rPr>
              <w:t xml:space="preserve"> </w:t>
            </w:r>
            <w:r>
              <w:rPr>
                <w:b/>
              </w:rPr>
              <w:t>i</w:t>
            </w:r>
            <w:r w:rsidRPr="000B7F12">
              <w:rPr>
                <w:b/>
              </w:rPr>
              <w:t>mplication</w:t>
            </w:r>
          </w:p>
        </w:tc>
      </w:tr>
      <w:tr w:rsidR="00CE7E34" w:rsidRPr="000B7F12" w14:paraId="1E33E0BA" w14:textId="77777777">
        <w:trPr>
          <w:jc w:val="center"/>
        </w:trPr>
        <w:tc>
          <w:tcPr>
            <w:tcW w:w="2547" w:type="dxa"/>
            <w:vAlign w:val="center"/>
          </w:tcPr>
          <w:p w14:paraId="51549A23" w14:textId="77777777" w:rsidR="00CE7E34" w:rsidRPr="000B7F12" w:rsidRDefault="00CE7E34" w:rsidP="003F17C6">
            <w:pPr>
              <w:jc w:val="center"/>
            </w:pPr>
            <w:r>
              <w:t>Emission calculation</w:t>
            </w:r>
          </w:p>
        </w:tc>
        <w:tc>
          <w:tcPr>
            <w:tcW w:w="2835" w:type="dxa"/>
            <w:vAlign w:val="center"/>
          </w:tcPr>
          <w:p w14:paraId="35AA0BAE" w14:textId="77777777" w:rsidR="00CE7E34" w:rsidRPr="000B7F12" w:rsidRDefault="00CE7E34" w:rsidP="003F17C6">
            <w:pPr>
              <w:jc w:val="center"/>
            </w:pPr>
            <w:r w:rsidRPr="000B7F12">
              <w:t>Constant distance-based factors</w:t>
            </w:r>
          </w:p>
        </w:tc>
        <w:tc>
          <w:tcPr>
            <w:tcW w:w="3248" w:type="dxa"/>
            <w:vAlign w:val="center"/>
          </w:tcPr>
          <w:p w14:paraId="578ED951" w14:textId="77777777" w:rsidR="00CE7E34" w:rsidRPr="000B7F12" w:rsidRDefault="00CE7E34" w:rsidP="003F17C6">
            <w:pPr>
              <w:jc w:val="center"/>
            </w:pPr>
            <w:r>
              <w:t>Load, speed, road gradient, and congestion are not modeled</w:t>
            </w:r>
          </w:p>
        </w:tc>
      </w:tr>
      <w:tr w:rsidR="00CE7E34" w:rsidRPr="000B7F12" w14:paraId="6BFEB26D" w14:textId="77777777">
        <w:trPr>
          <w:jc w:val="center"/>
        </w:trPr>
        <w:tc>
          <w:tcPr>
            <w:tcW w:w="2547" w:type="dxa"/>
            <w:vAlign w:val="center"/>
          </w:tcPr>
          <w:p w14:paraId="4741136A" w14:textId="77777777" w:rsidR="00CE7E34" w:rsidRPr="000B7F12" w:rsidRDefault="00CE7E34" w:rsidP="003F17C6">
            <w:pPr>
              <w:jc w:val="center"/>
            </w:pPr>
            <w:r w:rsidRPr="000B7F12">
              <w:t>OD attribution</w:t>
            </w:r>
          </w:p>
        </w:tc>
        <w:tc>
          <w:tcPr>
            <w:tcW w:w="2835" w:type="dxa"/>
            <w:vAlign w:val="center"/>
          </w:tcPr>
          <w:p w14:paraId="2692AD2A" w14:textId="77777777" w:rsidR="00CE7E34" w:rsidRPr="000B7F12" w:rsidRDefault="00CE7E34" w:rsidP="003F17C6">
            <w:pPr>
              <w:jc w:val="center"/>
            </w:pPr>
            <w:r w:rsidRPr="000B7F12">
              <w:t>Additional distance only</w:t>
            </w:r>
          </w:p>
        </w:tc>
        <w:tc>
          <w:tcPr>
            <w:tcW w:w="3248" w:type="dxa"/>
            <w:vAlign w:val="center"/>
          </w:tcPr>
          <w:p w14:paraId="6409EE0F" w14:textId="77777777" w:rsidR="00CE7E34" w:rsidRPr="000B7F12" w:rsidRDefault="00CE7E34" w:rsidP="003F17C6">
            <w:pPr>
              <w:jc w:val="center"/>
            </w:pPr>
            <w:r>
              <w:t>The driver’s original personal trip is excluded.</w:t>
            </w:r>
          </w:p>
        </w:tc>
      </w:tr>
      <w:tr w:rsidR="00CE7E34" w:rsidRPr="000B7F12" w14:paraId="47FF0A36" w14:textId="77777777">
        <w:trPr>
          <w:jc w:val="center"/>
        </w:trPr>
        <w:tc>
          <w:tcPr>
            <w:tcW w:w="2547" w:type="dxa"/>
            <w:vAlign w:val="center"/>
          </w:tcPr>
          <w:p w14:paraId="250FFEE7" w14:textId="77777777" w:rsidR="00CE7E34" w:rsidRPr="000B7F12" w:rsidRDefault="00CE7E34" w:rsidP="003F17C6">
            <w:pPr>
              <w:jc w:val="center"/>
            </w:pPr>
            <w:r w:rsidRPr="000B7F12">
              <w:t>Travel conditions</w:t>
            </w:r>
          </w:p>
        </w:tc>
        <w:tc>
          <w:tcPr>
            <w:tcW w:w="2835" w:type="dxa"/>
            <w:vAlign w:val="center"/>
          </w:tcPr>
          <w:p w14:paraId="71B2AEC5" w14:textId="77777777" w:rsidR="00CE7E34" w:rsidRPr="000B7F12" w:rsidRDefault="00CE7E34" w:rsidP="003F17C6">
            <w:pPr>
              <w:jc w:val="center"/>
            </w:pPr>
            <w:r w:rsidRPr="000B7F12">
              <w:t>Deterministic distance and time</w:t>
            </w:r>
          </w:p>
        </w:tc>
        <w:tc>
          <w:tcPr>
            <w:tcW w:w="3248" w:type="dxa"/>
            <w:vAlign w:val="center"/>
          </w:tcPr>
          <w:p w14:paraId="6EE7A703" w14:textId="77777777" w:rsidR="00CE7E34" w:rsidRPr="000B7F12" w:rsidRDefault="00CE7E34" w:rsidP="003F17C6">
            <w:pPr>
              <w:jc w:val="center"/>
            </w:pPr>
            <w:r>
              <w:t>Traffic uncertainty is not considered.</w:t>
            </w:r>
          </w:p>
        </w:tc>
      </w:tr>
      <w:tr w:rsidR="00CE7E34" w:rsidRPr="000B7F12" w14:paraId="1697103E" w14:textId="77777777">
        <w:trPr>
          <w:jc w:val="center"/>
        </w:trPr>
        <w:tc>
          <w:tcPr>
            <w:tcW w:w="2547" w:type="dxa"/>
            <w:vAlign w:val="center"/>
          </w:tcPr>
          <w:p w14:paraId="1E3797A8" w14:textId="77777777" w:rsidR="00CE7E34" w:rsidRPr="000B7F12" w:rsidRDefault="00CE7E34" w:rsidP="003F17C6">
            <w:pPr>
              <w:jc w:val="center"/>
            </w:pPr>
            <w:r w:rsidRPr="000B7F12">
              <w:t>Vehicle modes</w:t>
            </w:r>
          </w:p>
        </w:tc>
        <w:tc>
          <w:tcPr>
            <w:tcW w:w="2835" w:type="dxa"/>
            <w:vAlign w:val="center"/>
          </w:tcPr>
          <w:p w14:paraId="55C1B9EF" w14:textId="77777777" w:rsidR="00CE7E34" w:rsidRPr="000B7F12" w:rsidRDefault="00CE7E34" w:rsidP="003F17C6">
            <w:pPr>
              <w:jc w:val="center"/>
            </w:pPr>
            <w:r w:rsidRPr="000B7F12">
              <w:t>Comparative DV and OD factors</w:t>
            </w:r>
          </w:p>
        </w:tc>
        <w:tc>
          <w:tcPr>
            <w:tcW w:w="3248" w:type="dxa"/>
            <w:vAlign w:val="center"/>
          </w:tcPr>
          <w:p w14:paraId="0406DE9E" w14:textId="77777777" w:rsidR="00CE7E34" w:rsidRPr="000B7F12" w:rsidRDefault="00CE7E34" w:rsidP="003F17C6">
            <w:pPr>
              <w:jc w:val="center"/>
            </w:pPr>
            <w:r>
              <w:t>Detailed vehicle heterogeneity is not represented.</w:t>
            </w:r>
          </w:p>
        </w:tc>
      </w:tr>
      <w:tr w:rsidR="00CE7E34" w:rsidRPr="000B7F12" w14:paraId="5DEE34C5" w14:textId="77777777">
        <w:trPr>
          <w:jc w:val="center"/>
        </w:trPr>
        <w:tc>
          <w:tcPr>
            <w:tcW w:w="2547" w:type="dxa"/>
            <w:vAlign w:val="center"/>
          </w:tcPr>
          <w:p w14:paraId="3C56E0E2" w14:textId="77777777" w:rsidR="00CE7E34" w:rsidRPr="000B7F12" w:rsidRDefault="00CE7E34" w:rsidP="003F17C6">
            <w:pPr>
              <w:jc w:val="center"/>
            </w:pPr>
            <w:r>
              <w:t>Environmental scope</w:t>
            </w:r>
          </w:p>
        </w:tc>
        <w:tc>
          <w:tcPr>
            <w:tcW w:w="2835" w:type="dxa"/>
            <w:vAlign w:val="center"/>
          </w:tcPr>
          <w:p w14:paraId="6BFE0714" w14:textId="77777777" w:rsidR="00CE7E34" w:rsidRPr="000B7F12" w:rsidRDefault="00CE7E34" w:rsidP="003F17C6">
            <w:pPr>
              <w:jc w:val="center"/>
            </w:pPr>
            <w:r>
              <w:t>Operational travel only</w:t>
            </w:r>
          </w:p>
        </w:tc>
        <w:tc>
          <w:tcPr>
            <w:tcW w:w="3248" w:type="dxa"/>
            <w:vAlign w:val="center"/>
          </w:tcPr>
          <w:p w14:paraId="0B628753" w14:textId="77777777" w:rsidR="00CE7E34" w:rsidRPr="000B7F12" w:rsidRDefault="00CE7E34" w:rsidP="003F17C6">
            <w:pPr>
              <w:jc w:val="center"/>
            </w:pPr>
            <w:r>
              <w:t>Vehicle production and lifecycle emissions are excluded.</w:t>
            </w:r>
          </w:p>
        </w:tc>
      </w:tr>
    </w:tbl>
    <w:p w14:paraId="166B5D8F" w14:textId="77777777" w:rsidR="00CE7E34" w:rsidRDefault="00CE7E34" w:rsidP="00CE7E34">
      <w:pPr>
        <w:rPr>
          <w:lang w:val="vi-VN"/>
        </w:rPr>
      </w:pPr>
    </w:p>
    <w:p w14:paraId="2FF0F152" w14:textId="77777777" w:rsidR="00CE7E34" w:rsidRDefault="00CE7E34" w:rsidP="00CE7E34">
      <w:r>
        <w:t xml:space="preserve">These assumptions keep the extension consistent with the available benchmark data and the project scope. Their effect on interpretation is discussed in Chapter 7. </w:t>
      </w:r>
      <w:r>
        <w:br w:type="page"/>
      </w:r>
    </w:p>
    <w:p w14:paraId="49669D5F" w14:textId="77777777" w:rsidR="00CE7E34" w:rsidRPr="00EB3A17" w:rsidRDefault="00CE7E34" w:rsidP="00CE7E34">
      <w:pPr>
        <w:pStyle w:val="Heading1"/>
        <w:spacing w:before="100" w:beforeAutospacing="1" w:after="100" w:afterAutospacing="1" w:line="278" w:lineRule="auto"/>
        <w:jc w:val="center"/>
        <w:rPr>
          <w:rFonts w:ascii="Times New Roman" w:eastAsia="Calibri" w:hAnsi="Times New Roman" w:cs="Times New Roman"/>
          <w:color w:val="auto"/>
          <w:sz w:val="40"/>
        </w:rPr>
      </w:pPr>
      <w:bookmarkStart w:id="29" w:name="_Toc232010407"/>
      <w:r w:rsidRPr="00EB3A17">
        <w:rPr>
          <w:rFonts w:ascii="Times New Roman" w:eastAsia="Calibri" w:hAnsi="Times New Roman" w:cs="Times New Roman"/>
          <w:color w:val="auto"/>
          <w:sz w:val="40"/>
        </w:rPr>
        <w:lastRenderedPageBreak/>
        <w:t>CHAPTER 4. SOLUTION FRAMEWORK AND RELIABILITY GATES</w:t>
      </w:r>
      <w:bookmarkEnd w:id="29"/>
    </w:p>
    <w:p w14:paraId="00B02367" w14:textId="77777777" w:rsidR="00CE7E34" w:rsidRPr="00326086" w:rsidRDefault="00CE7E34" w:rsidP="00CB72AF">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30" w:name="_Toc232010408"/>
      <w:r w:rsidRPr="00326086">
        <w:rPr>
          <w:rFonts w:ascii="Times New Roman" w:eastAsia="SimSun" w:hAnsi="Times New Roman" w:cs="Times New Roman"/>
          <w:color w:val="auto"/>
          <w:sz w:val="32"/>
          <w:szCs w:val="32"/>
          <w:lang w:eastAsia="zh-CN"/>
        </w:rPr>
        <w:t xml:space="preserve">4.1 </w:t>
      </w:r>
      <w:r w:rsidRPr="009311C8">
        <w:rPr>
          <w:rFonts w:ascii="Times New Roman" w:eastAsia="SimSun" w:hAnsi="Times New Roman" w:cs="Times New Roman"/>
          <w:color w:val="auto"/>
          <w:sz w:val="32"/>
          <w:szCs w:val="32"/>
          <w:lang w:eastAsia="zh-CN"/>
        </w:rPr>
        <w:t>Methodological Source</w:t>
      </w:r>
      <w:r w:rsidRPr="009311C8">
        <w:rPr>
          <w:rFonts w:ascii="Times New Roman" w:hAnsi="Times New Roman" w:cs="Times New Roman"/>
          <w:sz w:val="32"/>
          <w:szCs w:val="32"/>
          <w:lang w:val="vi-VN"/>
        </w:rPr>
        <w:t xml:space="preserve"> </w:t>
      </w:r>
      <w:r w:rsidRPr="009311C8">
        <w:rPr>
          <w:rFonts w:ascii="Times New Roman" w:hAnsi="Times New Roman" w:cs="Times New Roman"/>
          <w:color w:val="000000" w:themeColor="text1"/>
          <w:sz w:val="32"/>
          <w:szCs w:val="32"/>
          <w:lang w:val="vi-VN"/>
        </w:rPr>
        <w:t>and</w:t>
      </w:r>
      <w:r w:rsidRPr="009311C8">
        <w:rPr>
          <w:rFonts w:ascii="Times New Roman" w:hAnsi="Times New Roman" w:cs="Times New Roman"/>
          <w:sz w:val="32"/>
          <w:szCs w:val="32"/>
          <w:lang w:val="vi-VN"/>
        </w:rPr>
        <w:t xml:space="preserve"> </w:t>
      </w:r>
      <w:r w:rsidRPr="009311C8">
        <w:rPr>
          <w:rFonts w:ascii="Times New Roman" w:eastAsia="SimSun" w:hAnsi="Times New Roman" w:cs="Times New Roman"/>
          <w:color w:val="auto"/>
          <w:sz w:val="32"/>
          <w:szCs w:val="32"/>
          <w:lang w:eastAsia="zh-CN"/>
        </w:rPr>
        <w:t>Exact</w:t>
      </w:r>
      <w:r w:rsidRPr="00326086">
        <w:rPr>
          <w:rFonts w:ascii="Times New Roman" w:eastAsia="SimSun" w:hAnsi="Times New Roman" w:cs="Times New Roman"/>
          <w:color w:val="auto"/>
          <w:sz w:val="32"/>
          <w:szCs w:val="32"/>
          <w:lang w:eastAsia="zh-CN"/>
        </w:rPr>
        <w:t xml:space="preserve"> Formulation</w:t>
      </w:r>
      <w:bookmarkEnd w:id="30"/>
    </w:p>
    <w:p w14:paraId="004ACA63" w14:textId="77777777" w:rsidR="00CE7E34" w:rsidRDefault="00CE7E34" w:rsidP="00CE7E34">
      <w:pPr>
        <w:pStyle w:val="isselectedend"/>
      </w:pPr>
      <w:r>
        <w:t>The exact formulation and ALNS framework were reconstructed from Yu et al. (2022). The project-specific changes are concentrated in the emission model, objective normalization, numerical safeguards, validation process, and experimental design.</w:t>
      </w:r>
    </w:p>
    <w:p w14:paraId="5042F2A2" w14:textId="77777777" w:rsidR="00CE7E34" w:rsidRPr="00BF5FC2" w:rsidRDefault="00CE7E34" w:rsidP="00CE7E34">
      <w:pPr>
        <w:pStyle w:val="NormalWeb"/>
        <w:rPr>
          <w:rStyle w:val="Strong"/>
          <w:b w:val="0"/>
          <w:bCs w:val="0"/>
          <w:lang w:val="vi-VN"/>
        </w:rPr>
      </w:pPr>
      <w:r>
        <w:rPr>
          <w:rStyle w:val="Strong"/>
        </w:rPr>
        <w:t xml:space="preserve">Table 7. </w:t>
      </w:r>
      <w:r w:rsidRPr="00BF5FC2">
        <w:rPr>
          <w:rStyle w:val="Strong"/>
          <w:b w:val="0"/>
          <w:bCs w:val="0"/>
        </w:rPr>
        <w:t>Methodological inheritance and project-specific additions</w:t>
      </w:r>
    </w:p>
    <w:tbl>
      <w:tblPr>
        <w:tblW w:w="86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1"/>
        <w:gridCol w:w="2126"/>
        <w:gridCol w:w="2835"/>
      </w:tblGrid>
      <w:tr w:rsidR="00CE7E34" w:rsidRPr="006279DC" w14:paraId="6009C7EE" w14:textId="77777777">
        <w:trPr>
          <w:tblHeader/>
          <w:tblCellSpacing w:w="15" w:type="dxa"/>
        </w:trPr>
        <w:tc>
          <w:tcPr>
            <w:tcW w:w="3636" w:type="dxa"/>
            <w:shd w:val="clear" w:color="auto" w:fill="C6D9F1" w:themeFill="text2" w:themeFillTint="33"/>
            <w:vAlign w:val="center"/>
            <w:hideMark/>
          </w:tcPr>
          <w:p w14:paraId="33631ECF" w14:textId="77777777" w:rsidR="00CE7E34" w:rsidRPr="006279DC" w:rsidRDefault="00CE7E34" w:rsidP="003F17C6">
            <w:pPr>
              <w:jc w:val="center"/>
              <w:rPr>
                <w:b/>
              </w:rPr>
            </w:pPr>
            <w:r w:rsidRPr="006279DC">
              <w:rPr>
                <w:b/>
              </w:rPr>
              <w:t>Component</w:t>
            </w:r>
          </w:p>
        </w:tc>
        <w:tc>
          <w:tcPr>
            <w:tcW w:w="2096" w:type="dxa"/>
            <w:shd w:val="clear" w:color="auto" w:fill="C6D9F1" w:themeFill="text2" w:themeFillTint="33"/>
            <w:vAlign w:val="center"/>
            <w:hideMark/>
          </w:tcPr>
          <w:p w14:paraId="7CA1B321" w14:textId="77777777" w:rsidR="00CE7E34" w:rsidRPr="006279DC" w:rsidRDefault="00CE7E34" w:rsidP="003F17C6">
            <w:pPr>
              <w:jc w:val="center"/>
              <w:rPr>
                <w:b/>
              </w:rPr>
            </w:pPr>
            <w:r w:rsidRPr="006279DC">
              <w:rPr>
                <w:b/>
              </w:rPr>
              <w:t>Original source</w:t>
            </w:r>
          </w:p>
        </w:tc>
        <w:tc>
          <w:tcPr>
            <w:tcW w:w="2790" w:type="dxa"/>
            <w:shd w:val="clear" w:color="auto" w:fill="C6D9F1" w:themeFill="text2" w:themeFillTint="33"/>
            <w:vAlign w:val="center"/>
            <w:hideMark/>
          </w:tcPr>
          <w:p w14:paraId="6261E136" w14:textId="77777777" w:rsidR="00CE7E34" w:rsidRPr="006279DC" w:rsidRDefault="00CE7E34" w:rsidP="003F17C6">
            <w:pPr>
              <w:jc w:val="center"/>
              <w:rPr>
                <w:b/>
              </w:rPr>
            </w:pPr>
            <w:r>
              <w:rPr>
                <w:b/>
              </w:rPr>
              <w:t>Use</w:t>
            </w:r>
            <w:r w:rsidRPr="006279DC">
              <w:rPr>
                <w:b/>
              </w:rPr>
              <w:t xml:space="preserve"> in this project</w:t>
            </w:r>
          </w:p>
        </w:tc>
      </w:tr>
      <w:tr w:rsidR="00CE7E34" w:rsidRPr="006279DC" w14:paraId="3C2DB88C" w14:textId="77777777">
        <w:trPr>
          <w:tblCellSpacing w:w="15" w:type="dxa"/>
        </w:trPr>
        <w:tc>
          <w:tcPr>
            <w:tcW w:w="3636" w:type="dxa"/>
            <w:vAlign w:val="center"/>
            <w:hideMark/>
          </w:tcPr>
          <w:p w14:paraId="7247E434" w14:textId="77777777" w:rsidR="00CE7E34" w:rsidRPr="006279DC" w:rsidRDefault="00CE7E34" w:rsidP="003F17C6">
            <w:pPr>
              <w:jc w:val="center"/>
            </w:pPr>
            <w:r>
              <w:t>CSPTW-TN-DO delivery structure</w:t>
            </w:r>
          </w:p>
        </w:tc>
        <w:tc>
          <w:tcPr>
            <w:tcW w:w="2096" w:type="dxa"/>
            <w:vAlign w:val="center"/>
            <w:hideMark/>
          </w:tcPr>
          <w:p w14:paraId="4B0A8A90" w14:textId="77777777" w:rsidR="00CE7E34" w:rsidRPr="006279DC" w:rsidRDefault="00CE7E34" w:rsidP="003F17C6">
            <w:pPr>
              <w:jc w:val="center"/>
            </w:pPr>
            <w:r>
              <w:t>Reference study</w:t>
            </w:r>
          </w:p>
        </w:tc>
        <w:tc>
          <w:tcPr>
            <w:tcW w:w="2790" w:type="dxa"/>
            <w:vAlign w:val="center"/>
            <w:hideMark/>
          </w:tcPr>
          <w:p w14:paraId="6E7290E6" w14:textId="77777777" w:rsidR="00CE7E34" w:rsidRPr="006279DC" w:rsidRDefault="00CE7E34" w:rsidP="003F17C6">
            <w:pPr>
              <w:jc w:val="center"/>
            </w:pPr>
            <w:r>
              <w:t>Reconstructed</w:t>
            </w:r>
          </w:p>
        </w:tc>
      </w:tr>
      <w:tr w:rsidR="00CE7E34" w:rsidRPr="006279DC" w14:paraId="74C8AA2C" w14:textId="77777777">
        <w:trPr>
          <w:tblCellSpacing w:w="15" w:type="dxa"/>
        </w:trPr>
        <w:tc>
          <w:tcPr>
            <w:tcW w:w="3636" w:type="dxa"/>
            <w:vAlign w:val="center"/>
            <w:hideMark/>
          </w:tcPr>
          <w:p w14:paraId="410DA967" w14:textId="77777777" w:rsidR="00CE7E34" w:rsidRPr="006279DC" w:rsidRDefault="00CE7E34" w:rsidP="003F17C6">
            <w:pPr>
              <w:jc w:val="center"/>
            </w:pPr>
            <w:r>
              <w:t>Exact routing and assignment formulation</w:t>
            </w:r>
          </w:p>
        </w:tc>
        <w:tc>
          <w:tcPr>
            <w:tcW w:w="2096" w:type="dxa"/>
            <w:vAlign w:val="center"/>
            <w:hideMark/>
          </w:tcPr>
          <w:p w14:paraId="4428A664" w14:textId="77777777" w:rsidR="00CE7E34" w:rsidRPr="006279DC" w:rsidRDefault="00CE7E34" w:rsidP="003F17C6">
            <w:pPr>
              <w:jc w:val="center"/>
            </w:pPr>
            <w:r>
              <w:t>Reference study</w:t>
            </w:r>
          </w:p>
        </w:tc>
        <w:tc>
          <w:tcPr>
            <w:tcW w:w="2790" w:type="dxa"/>
            <w:vAlign w:val="center"/>
            <w:hideMark/>
          </w:tcPr>
          <w:p w14:paraId="6684193A" w14:textId="77777777" w:rsidR="00CE7E34" w:rsidRPr="006279DC" w:rsidRDefault="00CE7E34" w:rsidP="003F17C6">
            <w:pPr>
              <w:jc w:val="center"/>
            </w:pPr>
            <w:r>
              <w:t>Reconstructed</w:t>
            </w:r>
            <w:r>
              <w:rPr>
                <w:lang w:val="vi-VN"/>
              </w:rPr>
              <w:t>,</w:t>
            </w:r>
            <w:r>
              <w:t xml:space="preserve"> objective extended</w:t>
            </w:r>
          </w:p>
        </w:tc>
      </w:tr>
      <w:tr w:rsidR="00CE7E34" w:rsidRPr="006279DC" w14:paraId="746F465C" w14:textId="77777777">
        <w:trPr>
          <w:tblCellSpacing w:w="15" w:type="dxa"/>
        </w:trPr>
        <w:tc>
          <w:tcPr>
            <w:tcW w:w="3636" w:type="dxa"/>
            <w:vAlign w:val="center"/>
            <w:hideMark/>
          </w:tcPr>
          <w:p w14:paraId="51354D99" w14:textId="77777777" w:rsidR="00CE7E34" w:rsidRPr="006279DC" w:rsidRDefault="00CE7E34" w:rsidP="003F17C6">
            <w:pPr>
              <w:jc w:val="center"/>
            </w:pPr>
            <w:r>
              <w:t>Initial-solution procedure</w:t>
            </w:r>
          </w:p>
        </w:tc>
        <w:tc>
          <w:tcPr>
            <w:tcW w:w="2096" w:type="dxa"/>
            <w:vAlign w:val="center"/>
            <w:hideMark/>
          </w:tcPr>
          <w:p w14:paraId="04EECAEA" w14:textId="77777777" w:rsidR="00CE7E34" w:rsidRPr="006279DC" w:rsidRDefault="00CE7E34" w:rsidP="003F17C6">
            <w:pPr>
              <w:jc w:val="center"/>
            </w:pPr>
            <w:r>
              <w:t>Reference study</w:t>
            </w:r>
          </w:p>
        </w:tc>
        <w:tc>
          <w:tcPr>
            <w:tcW w:w="2790" w:type="dxa"/>
            <w:vAlign w:val="center"/>
            <w:hideMark/>
          </w:tcPr>
          <w:p w14:paraId="57EB2ECD" w14:textId="77777777" w:rsidR="00CE7E34" w:rsidRPr="006279DC" w:rsidRDefault="00CE7E34" w:rsidP="003F17C6">
            <w:pPr>
              <w:jc w:val="center"/>
            </w:pPr>
            <w:r>
              <w:t>Reconstructed</w:t>
            </w:r>
          </w:p>
        </w:tc>
      </w:tr>
      <w:tr w:rsidR="00CE7E34" w:rsidRPr="006279DC" w14:paraId="7AF38849" w14:textId="77777777">
        <w:trPr>
          <w:tblCellSpacing w:w="15" w:type="dxa"/>
        </w:trPr>
        <w:tc>
          <w:tcPr>
            <w:tcW w:w="3636" w:type="dxa"/>
            <w:vAlign w:val="center"/>
            <w:hideMark/>
          </w:tcPr>
          <w:p w14:paraId="6BEB3A18" w14:textId="77777777" w:rsidR="00CE7E34" w:rsidRPr="006279DC" w:rsidRDefault="00CE7E34" w:rsidP="003F17C6">
            <w:pPr>
              <w:jc w:val="center"/>
            </w:pPr>
            <w:r>
              <w:t>Destroy operators</w:t>
            </w:r>
          </w:p>
        </w:tc>
        <w:tc>
          <w:tcPr>
            <w:tcW w:w="2096" w:type="dxa"/>
            <w:vAlign w:val="center"/>
            <w:hideMark/>
          </w:tcPr>
          <w:p w14:paraId="3A20A288" w14:textId="77777777" w:rsidR="00CE7E34" w:rsidRPr="006279DC" w:rsidRDefault="00CE7E34" w:rsidP="003F17C6">
            <w:pPr>
              <w:jc w:val="center"/>
            </w:pPr>
            <w:r>
              <w:t>Reference study</w:t>
            </w:r>
          </w:p>
        </w:tc>
        <w:tc>
          <w:tcPr>
            <w:tcW w:w="2790" w:type="dxa"/>
            <w:vAlign w:val="center"/>
            <w:hideMark/>
          </w:tcPr>
          <w:p w14:paraId="1107FFF8" w14:textId="77777777" w:rsidR="00CE7E34" w:rsidRPr="006279DC" w:rsidRDefault="00CE7E34" w:rsidP="003F17C6">
            <w:pPr>
              <w:jc w:val="center"/>
            </w:pPr>
            <w:r>
              <w:t>Retained</w:t>
            </w:r>
          </w:p>
        </w:tc>
      </w:tr>
      <w:tr w:rsidR="00CE7E34" w:rsidRPr="006279DC" w14:paraId="1E1AF4AA" w14:textId="77777777">
        <w:trPr>
          <w:tblCellSpacing w:w="15" w:type="dxa"/>
        </w:trPr>
        <w:tc>
          <w:tcPr>
            <w:tcW w:w="3636" w:type="dxa"/>
            <w:vAlign w:val="center"/>
            <w:hideMark/>
          </w:tcPr>
          <w:p w14:paraId="6BC04563" w14:textId="77777777" w:rsidR="00CE7E34" w:rsidRPr="006279DC" w:rsidRDefault="00CE7E34" w:rsidP="003F17C6">
            <w:pPr>
              <w:jc w:val="center"/>
            </w:pPr>
            <w:r>
              <w:t>Repair operators</w:t>
            </w:r>
          </w:p>
        </w:tc>
        <w:tc>
          <w:tcPr>
            <w:tcW w:w="2096" w:type="dxa"/>
            <w:vAlign w:val="center"/>
            <w:hideMark/>
          </w:tcPr>
          <w:p w14:paraId="4A32E452" w14:textId="77777777" w:rsidR="00CE7E34" w:rsidRPr="006279DC" w:rsidRDefault="00CE7E34" w:rsidP="003F17C6">
            <w:pPr>
              <w:jc w:val="center"/>
            </w:pPr>
            <w:r>
              <w:t>Reference study</w:t>
            </w:r>
          </w:p>
        </w:tc>
        <w:tc>
          <w:tcPr>
            <w:tcW w:w="2790" w:type="dxa"/>
            <w:vAlign w:val="center"/>
            <w:hideMark/>
          </w:tcPr>
          <w:p w14:paraId="1D6DF349" w14:textId="77777777" w:rsidR="00CE7E34" w:rsidRPr="006279DC" w:rsidRDefault="00CE7E34" w:rsidP="003F17C6">
            <w:pPr>
              <w:jc w:val="center"/>
            </w:pPr>
            <w:r>
              <w:t>Retained</w:t>
            </w:r>
          </w:p>
        </w:tc>
      </w:tr>
      <w:tr w:rsidR="00CE7E34" w:rsidRPr="006279DC" w14:paraId="2747487C" w14:textId="77777777">
        <w:trPr>
          <w:tblCellSpacing w:w="15" w:type="dxa"/>
        </w:trPr>
        <w:tc>
          <w:tcPr>
            <w:tcW w:w="3636" w:type="dxa"/>
            <w:vAlign w:val="center"/>
            <w:hideMark/>
          </w:tcPr>
          <w:p w14:paraId="0B28D9A1" w14:textId="77777777" w:rsidR="00CE7E34" w:rsidRPr="006279DC" w:rsidRDefault="00CE7E34" w:rsidP="003F17C6">
            <w:pPr>
              <w:jc w:val="center"/>
            </w:pPr>
            <w:r>
              <w:t>Local-search operators</w:t>
            </w:r>
          </w:p>
        </w:tc>
        <w:tc>
          <w:tcPr>
            <w:tcW w:w="2096" w:type="dxa"/>
            <w:vAlign w:val="center"/>
            <w:hideMark/>
          </w:tcPr>
          <w:p w14:paraId="3931ADFC" w14:textId="77777777" w:rsidR="00CE7E34" w:rsidRPr="006279DC" w:rsidRDefault="00CE7E34" w:rsidP="003F17C6">
            <w:pPr>
              <w:jc w:val="center"/>
            </w:pPr>
            <w:r>
              <w:t>Reference study</w:t>
            </w:r>
          </w:p>
        </w:tc>
        <w:tc>
          <w:tcPr>
            <w:tcW w:w="2790" w:type="dxa"/>
            <w:vAlign w:val="center"/>
            <w:hideMark/>
          </w:tcPr>
          <w:p w14:paraId="41EC74BD" w14:textId="77777777" w:rsidR="00CE7E34" w:rsidRPr="006279DC" w:rsidRDefault="00CE7E34" w:rsidP="003F17C6">
            <w:pPr>
              <w:jc w:val="center"/>
            </w:pPr>
            <w:r>
              <w:t>Retained</w:t>
            </w:r>
          </w:p>
        </w:tc>
      </w:tr>
      <w:tr w:rsidR="00CE7E34" w:rsidRPr="006279DC" w14:paraId="6DBC4274" w14:textId="77777777">
        <w:trPr>
          <w:tblCellSpacing w:w="15" w:type="dxa"/>
        </w:trPr>
        <w:tc>
          <w:tcPr>
            <w:tcW w:w="3636" w:type="dxa"/>
            <w:vAlign w:val="center"/>
            <w:hideMark/>
          </w:tcPr>
          <w:p w14:paraId="74B47E02" w14:textId="77777777" w:rsidR="00CE7E34" w:rsidRPr="006279DC" w:rsidRDefault="00CE7E34" w:rsidP="003F17C6">
            <w:pPr>
              <w:jc w:val="center"/>
            </w:pPr>
            <w:r>
              <w:t>Adaptive operator weights</w:t>
            </w:r>
          </w:p>
        </w:tc>
        <w:tc>
          <w:tcPr>
            <w:tcW w:w="2096" w:type="dxa"/>
            <w:vAlign w:val="center"/>
            <w:hideMark/>
          </w:tcPr>
          <w:p w14:paraId="4B52FF13" w14:textId="77777777" w:rsidR="00CE7E34" w:rsidRPr="006279DC" w:rsidRDefault="00CE7E34" w:rsidP="003F17C6">
            <w:pPr>
              <w:jc w:val="center"/>
            </w:pPr>
            <w:r>
              <w:t>Reference study</w:t>
            </w:r>
          </w:p>
        </w:tc>
        <w:tc>
          <w:tcPr>
            <w:tcW w:w="2790" w:type="dxa"/>
            <w:vAlign w:val="center"/>
            <w:hideMark/>
          </w:tcPr>
          <w:p w14:paraId="4A10488E" w14:textId="77777777" w:rsidR="00CE7E34" w:rsidRPr="006279DC" w:rsidRDefault="00CE7E34" w:rsidP="003F17C6">
            <w:pPr>
              <w:jc w:val="center"/>
            </w:pPr>
            <w:r>
              <w:t>Retained</w:t>
            </w:r>
          </w:p>
        </w:tc>
      </w:tr>
      <w:tr w:rsidR="00CE7E34" w:rsidRPr="006279DC" w14:paraId="1A8F4843" w14:textId="77777777">
        <w:trPr>
          <w:tblCellSpacing w:w="15" w:type="dxa"/>
        </w:trPr>
        <w:tc>
          <w:tcPr>
            <w:tcW w:w="3636" w:type="dxa"/>
            <w:vAlign w:val="center"/>
            <w:hideMark/>
          </w:tcPr>
          <w:p w14:paraId="6A4E584B" w14:textId="77777777" w:rsidR="00CE7E34" w:rsidRPr="006279DC" w:rsidRDefault="00CE7E34" w:rsidP="003F17C6">
            <w:pPr>
              <w:jc w:val="center"/>
            </w:pPr>
            <w:r>
              <w:t>Simulated annealing</w:t>
            </w:r>
          </w:p>
        </w:tc>
        <w:tc>
          <w:tcPr>
            <w:tcW w:w="2096" w:type="dxa"/>
            <w:vAlign w:val="center"/>
            <w:hideMark/>
          </w:tcPr>
          <w:p w14:paraId="5A9E34B3" w14:textId="77777777" w:rsidR="00CE7E34" w:rsidRPr="006279DC" w:rsidRDefault="00CE7E34" w:rsidP="003F17C6">
            <w:pPr>
              <w:jc w:val="center"/>
            </w:pPr>
            <w:r>
              <w:t>Reference study</w:t>
            </w:r>
          </w:p>
        </w:tc>
        <w:tc>
          <w:tcPr>
            <w:tcW w:w="2790" w:type="dxa"/>
            <w:vAlign w:val="center"/>
            <w:hideMark/>
          </w:tcPr>
          <w:p w14:paraId="02588FBF" w14:textId="77777777" w:rsidR="00CE7E34" w:rsidRPr="006279DC" w:rsidRDefault="00CE7E34" w:rsidP="003F17C6">
            <w:pPr>
              <w:jc w:val="center"/>
            </w:pPr>
            <w:r>
              <w:t>Retained</w:t>
            </w:r>
          </w:p>
        </w:tc>
      </w:tr>
      <w:tr w:rsidR="00CE7E34" w:rsidRPr="006279DC" w14:paraId="69142B5D" w14:textId="77777777">
        <w:trPr>
          <w:tblCellSpacing w:w="15" w:type="dxa"/>
        </w:trPr>
        <w:tc>
          <w:tcPr>
            <w:tcW w:w="3636" w:type="dxa"/>
            <w:vAlign w:val="center"/>
            <w:hideMark/>
          </w:tcPr>
          <w:p w14:paraId="05D3FCD3" w14:textId="77777777" w:rsidR="00CE7E34" w:rsidRPr="006279DC" w:rsidRDefault="00CE7E34" w:rsidP="003F17C6">
            <w:pPr>
              <w:jc w:val="center"/>
            </w:pPr>
            <w:r>
              <w:t>DV and OD emission model</w:t>
            </w:r>
          </w:p>
        </w:tc>
        <w:tc>
          <w:tcPr>
            <w:tcW w:w="2096" w:type="dxa"/>
            <w:vAlign w:val="center"/>
            <w:hideMark/>
          </w:tcPr>
          <w:p w14:paraId="3096E3E6" w14:textId="77777777" w:rsidR="00CE7E34" w:rsidRPr="006279DC" w:rsidRDefault="00CE7E34" w:rsidP="003F17C6">
            <w:pPr>
              <w:jc w:val="center"/>
            </w:pPr>
            <w:r>
              <w:t>This project</w:t>
            </w:r>
          </w:p>
        </w:tc>
        <w:tc>
          <w:tcPr>
            <w:tcW w:w="2790" w:type="dxa"/>
            <w:vAlign w:val="center"/>
            <w:hideMark/>
          </w:tcPr>
          <w:p w14:paraId="27B1BFB4" w14:textId="77777777" w:rsidR="00CE7E34" w:rsidRPr="006279DC" w:rsidRDefault="00CE7E34" w:rsidP="003F17C6">
            <w:pPr>
              <w:jc w:val="center"/>
            </w:pPr>
            <w:r>
              <w:t>Added</w:t>
            </w:r>
          </w:p>
        </w:tc>
      </w:tr>
      <w:tr w:rsidR="00CE7E34" w:rsidRPr="006279DC" w14:paraId="376C555D" w14:textId="77777777">
        <w:trPr>
          <w:tblCellSpacing w:w="15" w:type="dxa"/>
        </w:trPr>
        <w:tc>
          <w:tcPr>
            <w:tcW w:w="3636" w:type="dxa"/>
            <w:vAlign w:val="center"/>
            <w:hideMark/>
          </w:tcPr>
          <w:p w14:paraId="45D079DC" w14:textId="77777777" w:rsidR="00CE7E34" w:rsidRPr="006279DC" w:rsidRDefault="00CE7E34" w:rsidP="003F17C6">
            <w:pPr>
              <w:jc w:val="center"/>
            </w:pPr>
            <w:r>
              <w:t>Objective normalization</w:t>
            </w:r>
          </w:p>
        </w:tc>
        <w:tc>
          <w:tcPr>
            <w:tcW w:w="2096" w:type="dxa"/>
            <w:vAlign w:val="center"/>
            <w:hideMark/>
          </w:tcPr>
          <w:p w14:paraId="69DFB60D" w14:textId="77777777" w:rsidR="00CE7E34" w:rsidRPr="006279DC" w:rsidRDefault="00CE7E34" w:rsidP="003F17C6">
            <w:pPr>
              <w:jc w:val="center"/>
            </w:pPr>
            <w:r>
              <w:t>This project</w:t>
            </w:r>
          </w:p>
        </w:tc>
        <w:tc>
          <w:tcPr>
            <w:tcW w:w="2790" w:type="dxa"/>
            <w:vAlign w:val="center"/>
            <w:hideMark/>
          </w:tcPr>
          <w:p w14:paraId="4657F55A" w14:textId="77777777" w:rsidR="00CE7E34" w:rsidRPr="006279DC" w:rsidRDefault="00CE7E34" w:rsidP="003F17C6">
            <w:pPr>
              <w:jc w:val="center"/>
            </w:pPr>
            <w:r>
              <w:t>Added</w:t>
            </w:r>
          </w:p>
        </w:tc>
      </w:tr>
      <w:tr w:rsidR="00CE7E34" w:rsidRPr="006279DC" w14:paraId="44677ED8" w14:textId="77777777">
        <w:trPr>
          <w:tblCellSpacing w:w="15" w:type="dxa"/>
        </w:trPr>
        <w:tc>
          <w:tcPr>
            <w:tcW w:w="3636" w:type="dxa"/>
            <w:vAlign w:val="center"/>
            <w:hideMark/>
          </w:tcPr>
          <w:p w14:paraId="52139831" w14:textId="77777777" w:rsidR="00CE7E34" w:rsidRPr="006279DC" w:rsidRDefault="00CE7E34" w:rsidP="003F17C6">
            <w:pPr>
              <w:jc w:val="center"/>
            </w:pPr>
            <w:r>
              <w:t>Weighted scalar objective</w:t>
            </w:r>
          </w:p>
        </w:tc>
        <w:tc>
          <w:tcPr>
            <w:tcW w:w="2096" w:type="dxa"/>
            <w:vAlign w:val="center"/>
            <w:hideMark/>
          </w:tcPr>
          <w:p w14:paraId="54C26D9C" w14:textId="77777777" w:rsidR="00CE7E34" w:rsidRPr="006279DC" w:rsidRDefault="00CE7E34" w:rsidP="003F17C6">
            <w:pPr>
              <w:jc w:val="center"/>
            </w:pPr>
            <w:r>
              <w:t>This project</w:t>
            </w:r>
          </w:p>
        </w:tc>
        <w:tc>
          <w:tcPr>
            <w:tcW w:w="2790" w:type="dxa"/>
            <w:vAlign w:val="center"/>
            <w:hideMark/>
          </w:tcPr>
          <w:p w14:paraId="41F3E365" w14:textId="77777777" w:rsidR="00CE7E34" w:rsidRPr="006279DC" w:rsidRDefault="00CE7E34" w:rsidP="003F17C6">
            <w:pPr>
              <w:jc w:val="center"/>
            </w:pPr>
            <w:r>
              <w:t>Added</w:t>
            </w:r>
          </w:p>
        </w:tc>
      </w:tr>
      <w:tr w:rsidR="00CE7E34" w:rsidRPr="006279DC" w14:paraId="76246172" w14:textId="77777777">
        <w:trPr>
          <w:tblCellSpacing w:w="15" w:type="dxa"/>
        </w:trPr>
        <w:tc>
          <w:tcPr>
            <w:tcW w:w="3636" w:type="dxa"/>
            <w:vAlign w:val="center"/>
            <w:hideMark/>
          </w:tcPr>
          <w:p w14:paraId="517A068D" w14:textId="77777777" w:rsidR="00CE7E34" w:rsidRPr="006279DC" w:rsidRDefault="00CE7E34" w:rsidP="003F17C6">
            <w:pPr>
              <w:jc w:val="center"/>
            </w:pPr>
            <w:r>
              <w:t>Sign-safe local-search condition</w:t>
            </w:r>
          </w:p>
        </w:tc>
        <w:tc>
          <w:tcPr>
            <w:tcW w:w="2096" w:type="dxa"/>
            <w:vAlign w:val="center"/>
            <w:hideMark/>
          </w:tcPr>
          <w:p w14:paraId="515A2025" w14:textId="77777777" w:rsidR="00CE7E34" w:rsidRPr="006279DC" w:rsidRDefault="00CE7E34" w:rsidP="003F17C6">
            <w:pPr>
              <w:jc w:val="center"/>
            </w:pPr>
            <w:r>
              <w:t>This project</w:t>
            </w:r>
          </w:p>
        </w:tc>
        <w:tc>
          <w:tcPr>
            <w:tcW w:w="2790" w:type="dxa"/>
            <w:vAlign w:val="center"/>
            <w:hideMark/>
          </w:tcPr>
          <w:p w14:paraId="09900BE1" w14:textId="77777777" w:rsidR="00CE7E34" w:rsidRPr="006279DC" w:rsidRDefault="00CE7E34" w:rsidP="003F17C6">
            <w:pPr>
              <w:jc w:val="center"/>
            </w:pPr>
            <w:r>
              <w:t>Added as a numerical safeguard</w:t>
            </w:r>
          </w:p>
        </w:tc>
      </w:tr>
      <w:tr w:rsidR="00CE7E34" w:rsidRPr="006279DC" w14:paraId="2BF20231" w14:textId="77777777">
        <w:trPr>
          <w:tblCellSpacing w:w="15" w:type="dxa"/>
        </w:trPr>
        <w:tc>
          <w:tcPr>
            <w:tcW w:w="3636" w:type="dxa"/>
            <w:vAlign w:val="center"/>
            <w:hideMark/>
          </w:tcPr>
          <w:p w14:paraId="6CBB40C8" w14:textId="77777777" w:rsidR="00CE7E34" w:rsidRPr="006279DC" w:rsidRDefault="00CE7E34" w:rsidP="003F17C6">
            <w:pPr>
              <w:jc w:val="center"/>
            </w:pPr>
            <w:r>
              <w:t>Shared validator</w:t>
            </w:r>
          </w:p>
        </w:tc>
        <w:tc>
          <w:tcPr>
            <w:tcW w:w="2096" w:type="dxa"/>
            <w:vAlign w:val="center"/>
            <w:hideMark/>
          </w:tcPr>
          <w:p w14:paraId="66B127EC" w14:textId="77777777" w:rsidR="00CE7E34" w:rsidRPr="006279DC" w:rsidRDefault="00CE7E34" w:rsidP="003F17C6">
            <w:pPr>
              <w:jc w:val="center"/>
            </w:pPr>
            <w:r>
              <w:t>This project</w:t>
            </w:r>
          </w:p>
        </w:tc>
        <w:tc>
          <w:tcPr>
            <w:tcW w:w="2790" w:type="dxa"/>
            <w:vAlign w:val="center"/>
            <w:hideMark/>
          </w:tcPr>
          <w:p w14:paraId="35557EE6" w14:textId="77777777" w:rsidR="00CE7E34" w:rsidRPr="006279DC" w:rsidRDefault="00CE7E34" w:rsidP="003F17C6">
            <w:pPr>
              <w:jc w:val="center"/>
            </w:pPr>
            <w:r>
              <w:t>Added</w:t>
            </w:r>
          </w:p>
        </w:tc>
      </w:tr>
      <w:tr w:rsidR="00CE7E34" w:rsidRPr="006279DC" w14:paraId="2BBAB579" w14:textId="77777777">
        <w:trPr>
          <w:tblCellSpacing w:w="15" w:type="dxa"/>
        </w:trPr>
        <w:tc>
          <w:tcPr>
            <w:tcW w:w="3636" w:type="dxa"/>
            <w:vAlign w:val="center"/>
            <w:hideMark/>
          </w:tcPr>
          <w:p w14:paraId="7E4AD3F6" w14:textId="77777777" w:rsidR="00CE7E34" w:rsidRPr="006279DC" w:rsidRDefault="00CE7E34" w:rsidP="003F17C6">
            <w:pPr>
              <w:jc w:val="center"/>
            </w:pPr>
            <w:r>
              <w:t>Multi-seed experimental design</w:t>
            </w:r>
          </w:p>
        </w:tc>
        <w:tc>
          <w:tcPr>
            <w:tcW w:w="2096" w:type="dxa"/>
            <w:vAlign w:val="center"/>
            <w:hideMark/>
          </w:tcPr>
          <w:p w14:paraId="17B26D1F" w14:textId="77777777" w:rsidR="00CE7E34" w:rsidRPr="006279DC" w:rsidRDefault="00CE7E34" w:rsidP="003F17C6">
            <w:pPr>
              <w:jc w:val="center"/>
            </w:pPr>
            <w:r>
              <w:t>This project</w:t>
            </w:r>
          </w:p>
        </w:tc>
        <w:tc>
          <w:tcPr>
            <w:tcW w:w="2790" w:type="dxa"/>
            <w:vAlign w:val="center"/>
            <w:hideMark/>
          </w:tcPr>
          <w:p w14:paraId="3310EF57" w14:textId="77777777" w:rsidR="00CE7E34" w:rsidRPr="006279DC" w:rsidRDefault="00CE7E34" w:rsidP="003F17C6">
            <w:pPr>
              <w:jc w:val="center"/>
            </w:pPr>
            <w:r>
              <w:t>Added</w:t>
            </w:r>
          </w:p>
        </w:tc>
      </w:tr>
    </w:tbl>
    <w:p w14:paraId="34D0A6C5" w14:textId="77777777" w:rsidR="00CE7E34" w:rsidRPr="00BF5FC2" w:rsidRDefault="00CE7E34" w:rsidP="00CE7E34">
      <w:pPr>
        <w:jc w:val="both"/>
        <w:rPr>
          <w:lang w:val="vi-VN"/>
        </w:rPr>
      </w:pPr>
    </w:p>
    <w:p w14:paraId="439A95CE" w14:textId="77777777" w:rsidR="00CE7E34" w:rsidRPr="00BF5FC2"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val="vi-VN" w:eastAsia="zh-CN"/>
        </w:rPr>
      </w:pPr>
      <w:bookmarkStart w:id="31" w:name="_Toc232010409"/>
      <w:r w:rsidRPr="00326086">
        <w:rPr>
          <w:rFonts w:ascii="Times New Roman" w:eastAsia="SimSun" w:hAnsi="Times New Roman" w:cs="Times New Roman"/>
          <w:color w:val="auto"/>
          <w:sz w:val="32"/>
          <w:szCs w:val="32"/>
          <w:lang w:eastAsia="zh-CN"/>
        </w:rPr>
        <w:t>4.2 ALNS Workflow</w:t>
      </w:r>
      <w:bookmarkEnd w:id="31"/>
    </w:p>
    <w:p w14:paraId="1C71C931" w14:textId="77777777" w:rsidR="00CE7E34" w:rsidRDefault="00CE7E34" w:rsidP="00CE7E34">
      <w:pPr>
        <w:pStyle w:val="ListNumber"/>
        <w:numPr>
          <w:ilvl w:val="0"/>
          <w:numId w:val="0"/>
        </w:numPr>
      </w:pPr>
      <w:r>
        <w:t xml:space="preserve">The ALNS begins from a complete feasible solution. At each iteration, one </w:t>
      </w:r>
      <w:proofErr w:type="gramStart"/>
      <w:r>
        <w:t>destroy</w:t>
      </w:r>
      <w:proofErr w:type="gramEnd"/>
      <w:r>
        <w:t xml:space="preserve"> operator removes part of the current solution and one repair operator reinserts the removed components. Local search is applied to eligible working solutions, and simulated annealing determines whether the working solution replaces the current solution. Operator scores and weights are then updated according to their recent performance.</w:t>
      </w:r>
    </w:p>
    <w:p w14:paraId="54402FF8" w14:textId="77777777" w:rsidR="00CE7E34" w:rsidRDefault="00CE7E34" w:rsidP="00CE7E34">
      <w:pPr>
        <w:pStyle w:val="ListNumber"/>
        <w:numPr>
          <w:ilvl w:val="0"/>
          <w:numId w:val="0"/>
        </w:numPr>
        <w:ind w:left="360" w:hanging="360"/>
        <w:rPr>
          <w:lang w:val="vi-VN"/>
        </w:rPr>
      </w:pPr>
    </w:p>
    <w:p w14:paraId="3D7D2EC3" w14:textId="25B5CD23" w:rsidR="00CE7E34" w:rsidRPr="00BF5FC2" w:rsidRDefault="00FA75DB" w:rsidP="00CE7E34">
      <w:pPr>
        <w:pStyle w:val="ListNumber"/>
        <w:numPr>
          <w:ilvl w:val="0"/>
          <w:numId w:val="0"/>
        </w:numPr>
        <w:rPr>
          <w:lang w:val="vi-VN"/>
        </w:rPr>
      </w:pPr>
      <w:r w:rsidRPr="00BF5FC2">
        <w:rPr>
          <w:b/>
          <w:bCs/>
          <w:noProof/>
        </w:rPr>
        <w:lastRenderedPageBreak/>
        <w:drawing>
          <wp:anchor distT="0" distB="0" distL="114300" distR="114300" simplePos="0" relativeHeight="251658240" behindDoc="0" locked="0" layoutInCell="1" allowOverlap="1" wp14:anchorId="7FC5EA78" wp14:editId="4A8B86C4">
            <wp:simplePos x="0" y="0"/>
            <wp:positionH relativeFrom="margin">
              <wp:align>center</wp:align>
            </wp:positionH>
            <wp:positionV relativeFrom="paragraph">
              <wp:posOffset>408002</wp:posOffset>
            </wp:positionV>
            <wp:extent cx="4347210" cy="5772785"/>
            <wp:effectExtent l="0" t="0" r="0" b="0"/>
            <wp:wrapTopAndBottom/>
            <wp:docPr id="12156494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49423" name="Picture 1215649423"/>
                    <pic:cNvPicPr/>
                  </pic:nvPicPr>
                  <pic:blipFill rotWithShape="1">
                    <a:blip r:embed="rId12"/>
                    <a:srcRect t="6056"/>
                    <a:stretch>
                      <a:fillRect/>
                    </a:stretch>
                  </pic:blipFill>
                  <pic:spPr bwMode="auto">
                    <a:xfrm>
                      <a:off x="0" y="0"/>
                      <a:ext cx="4347210" cy="57727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E7E34">
        <w:t>The emission-aware extension does not change the main search sequence. It changes the</w:t>
      </w:r>
      <w:r w:rsidR="00CE7E34" w:rsidRPr="00BF5FC2">
        <w:t xml:space="preserve"> </w:t>
      </w:r>
      <w:r w:rsidR="00CE7E34">
        <w:t>evaluation stage by adding emissions and the scalarized objective</w:t>
      </w:r>
      <w:r w:rsidR="00CE7E34">
        <w:rPr>
          <w:lang w:val="vi-VN"/>
        </w:rPr>
        <w:t xml:space="preserve"> </w:t>
      </w:r>
      <m:oMath>
        <m:sSub>
          <m:sSubPr>
            <m:ctrlPr>
              <w:rPr>
                <w:rFonts w:ascii="Cambria Math" w:hAnsi="Cambria Math"/>
                <w:i/>
              </w:rPr>
            </m:ctrlPr>
          </m:sSubPr>
          <m:e>
            <m:r>
              <w:rPr>
                <w:rFonts w:ascii="Cambria Math" w:hAnsi="Cambria Math"/>
              </w:rPr>
              <m:t>F</m:t>
            </m:r>
          </m:e>
          <m:sub>
            <m:r>
              <w:rPr>
                <w:rFonts w:ascii="Cambria Math" w:hAnsi="Cambria Math"/>
              </w:rPr>
              <m:t>lambda</m:t>
            </m:r>
          </m:sub>
        </m:sSub>
      </m:oMath>
      <w:r w:rsidR="00CE7E34">
        <w:rPr>
          <w:lang w:val="vi-VN"/>
        </w:rPr>
        <w:t>.</w:t>
      </w:r>
    </w:p>
    <w:p w14:paraId="0677B760" w14:textId="38C98310" w:rsidR="00CE7E34" w:rsidRDefault="00CE7E34" w:rsidP="00CE7E34">
      <w:pPr>
        <w:pStyle w:val="ListNumber"/>
        <w:numPr>
          <w:ilvl w:val="0"/>
          <w:numId w:val="0"/>
        </w:numPr>
        <w:spacing w:after="80" w:line="269" w:lineRule="auto"/>
        <w:ind w:left="360" w:hanging="360"/>
        <w:rPr>
          <w:i/>
          <w:iCs/>
          <w:lang w:val="vi-VN"/>
        </w:rPr>
      </w:pPr>
      <w:r w:rsidRPr="00BF5FC2">
        <w:rPr>
          <w:b/>
          <w:bCs/>
        </w:rPr>
        <w:t>Figure 4.</w:t>
      </w:r>
      <w:r>
        <w:t xml:space="preserve"> Paper-based ALNS workflow with emission-aware objective evaluation.</w:t>
      </w:r>
      <w:r>
        <w:rPr>
          <w:lang w:val="vi-VN"/>
        </w:rPr>
        <w:t xml:space="preserve"> </w:t>
      </w:r>
      <w:r w:rsidRPr="00BF5FC2">
        <w:rPr>
          <w:i/>
          <w:iCs/>
        </w:rPr>
        <w:t>Adapted from the ALNS procedure of Yu et al. (2022).</w:t>
      </w:r>
    </w:p>
    <w:p w14:paraId="39C28AC2" w14:textId="77777777" w:rsidR="00CE7E34" w:rsidRDefault="00CE7E34" w:rsidP="00CE7E34">
      <w:pPr>
        <w:pStyle w:val="ListNumber"/>
        <w:numPr>
          <w:ilvl w:val="0"/>
          <w:numId w:val="0"/>
        </w:numPr>
        <w:spacing w:after="80" w:line="269" w:lineRule="auto"/>
        <w:ind w:left="360" w:hanging="360"/>
        <w:rPr>
          <w:lang w:val="vi-VN"/>
        </w:rPr>
      </w:pPr>
    </w:p>
    <w:p w14:paraId="775206BF" w14:textId="77777777" w:rsidR="00CE7E34" w:rsidRDefault="00CE7E34" w:rsidP="00CE7E34">
      <w:pPr>
        <w:pStyle w:val="ListNumber"/>
        <w:numPr>
          <w:ilvl w:val="0"/>
          <w:numId w:val="0"/>
        </w:numPr>
        <w:spacing w:after="80" w:line="269" w:lineRule="auto"/>
        <w:ind w:left="360" w:hanging="360"/>
        <w:rPr>
          <w:lang w:val="vi-VN"/>
        </w:rPr>
      </w:pPr>
    </w:p>
    <w:p w14:paraId="20D9B829" w14:textId="77777777" w:rsidR="00CE7E34" w:rsidRDefault="00CE7E34" w:rsidP="00CE7E34">
      <w:pPr>
        <w:pStyle w:val="ListNumber"/>
        <w:numPr>
          <w:ilvl w:val="0"/>
          <w:numId w:val="0"/>
        </w:numPr>
        <w:spacing w:after="80" w:line="269" w:lineRule="auto"/>
        <w:ind w:left="360" w:hanging="360"/>
        <w:rPr>
          <w:lang w:val="vi-VN"/>
        </w:rPr>
      </w:pPr>
    </w:p>
    <w:p w14:paraId="5B7AD097" w14:textId="77777777" w:rsidR="00CE7E34" w:rsidRPr="007C3312" w:rsidRDefault="00CE7E34" w:rsidP="00CE7E34">
      <w:pPr>
        <w:pStyle w:val="ListNumber"/>
        <w:numPr>
          <w:ilvl w:val="0"/>
          <w:numId w:val="0"/>
        </w:numPr>
        <w:spacing w:after="80" w:line="269" w:lineRule="auto"/>
        <w:ind w:left="360" w:hanging="360"/>
        <w:rPr>
          <w:lang w:val="vi-VN"/>
        </w:rPr>
      </w:pPr>
    </w:p>
    <w:p w14:paraId="11A10694" w14:textId="77777777" w:rsidR="00CE7E34" w:rsidRPr="006279DC" w:rsidRDefault="00CE7E34" w:rsidP="00CE7E34">
      <w:pPr>
        <w:pStyle w:val="ListNumber"/>
        <w:numPr>
          <w:ilvl w:val="0"/>
          <w:numId w:val="0"/>
        </w:numPr>
        <w:spacing w:after="80" w:line="269" w:lineRule="auto"/>
        <w:ind w:left="360" w:hanging="360"/>
        <w:rPr>
          <w:lang w:val="vi-VN"/>
        </w:rPr>
      </w:pPr>
    </w:p>
    <w:p w14:paraId="69860772" w14:textId="77777777" w:rsidR="00CE7E34" w:rsidRPr="00326086"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32" w:name="_Toc232010410"/>
      <w:r w:rsidRPr="00326086">
        <w:rPr>
          <w:rFonts w:ascii="Times New Roman" w:eastAsia="SimSun" w:hAnsi="Times New Roman" w:cs="Times New Roman"/>
          <w:color w:val="auto"/>
          <w:sz w:val="32"/>
          <w:szCs w:val="32"/>
          <w:lang w:eastAsia="zh-CN"/>
        </w:rPr>
        <w:lastRenderedPageBreak/>
        <w:t>4.3 Initial Solution Construction</w:t>
      </w:r>
      <w:bookmarkEnd w:id="32"/>
    </w:p>
    <w:p w14:paraId="55D89CA5" w14:textId="77777777" w:rsidR="00CE7E34" w:rsidRDefault="00CE7E34" w:rsidP="00CE7E34">
      <w:pPr>
        <w:pStyle w:val="isselectedend"/>
      </w:pPr>
      <w:r>
        <w:t>The initial solution follows the three-stage logic reported in the reference study.</w:t>
      </w:r>
    </w:p>
    <w:p w14:paraId="71FE45EC" w14:textId="545B4606" w:rsidR="00CE7E34" w:rsidRDefault="00CE7E34" w:rsidP="00CE7E34">
      <w:pPr>
        <w:pStyle w:val="isselectedend"/>
      </w:pPr>
      <w:r>
        <w:t>First, home-delivery customers are considered for insertion into occasional</w:t>
      </w:r>
      <w:r w:rsidR="069FBF9A">
        <w:t xml:space="preserve"> </w:t>
      </w:r>
      <w:proofErr w:type="gramStart"/>
      <w:r w:rsidR="069FBF9A">
        <w:t>drivers</w:t>
      </w:r>
      <w:proofErr w:type="gramEnd"/>
      <w:r>
        <w:t xml:space="preserve"> routes. If an </w:t>
      </w:r>
      <w:proofErr w:type="gramStart"/>
      <w:r>
        <w:t xml:space="preserve">unused occasional </w:t>
      </w:r>
      <w:r w:rsidR="069FBF9A">
        <w:t>drivers</w:t>
      </w:r>
      <w:proofErr w:type="gramEnd"/>
      <w:r>
        <w:t xml:space="preserve"> is selected, a depot or TN pick-up point must also be assigned. The insertion is accepted only when the resulting route remains feasible.</w:t>
      </w:r>
    </w:p>
    <w:p w14:paraId="42CD62B9" w14:textId="6A0BF52A" w:rsidR="00CE7E34" w:rsidRDefault="00CE7E34" w:rsidP="00CE7E34">
      <w:pPr>
        <w:pStyle w:val="isselectedend"/>
      </w:pPr>
      <w:r>
        <w:t>Second, TNs required by occasional</w:t>
      </w:r>
      <w:r w:rsidR="069FBF9A">
        <w:t xml:space="preserve"> </w:t>
      </w:r>
      <w:proofErr w:type="gramStart"/>
      <w:r w:rsidR="069FBF9A">
        <w:t>drivers</w:t>
      </w:r>
      <w:proofErr w:type="gramEnd"/>
      <w:r>
        <w:t xml:space="preserve"> routes are inserted into dedicated</w:t>
      </w:r>
      <w:r w:rsidR="054F155A">
        <w:t xml:space="preserve"> vehicles</w:t>
      </w:r>
      <w:r>
        <w:t xml:space="preserve"> routes. If the TN cannot be supplied within the required time, the related occasional </w:t>
      </w:r>
      <w:r w:rsidR="069FBF9A">
        <w:t>drivers</w:t>
      </w:r>
      <w:r>
        <w:t xml:space="preserve"> may switch to the depot, or the affected customers may return to the unassigned-customer list.</w:t>
      </w:r>
    </w:p>
    <w:p w14:paraId="5C5133F0" w14:textId="77777777" w:rsidR="00CE7E34" w:rsidRDefault="00CE7E34" w:rsidP="00CE7E34">
      <w:pPr>
        <w:pStyle w:val="isselectedend"/>
      </w:pPr>
      <w:r>
        <w:t>Third, the remaining customers are inserted into feasible DV, OD, or ADP alternatives according to their delivery types.</w:t>
      </w:r>
    </w:p>
    <w:p w14:paraId="32426B22" w14:textId="77777777" w:rsidR="00CE7E34" w:rsidRDefault="00CE7E34" w:rsidP="00CE7E34">
      <w:pPr>
        <w:pStyle w:val="NormalWeb"/>
      </w:pPr>
      <w:r>
        <w:t>This procedure provides a complete feasible starting point for ALNS. The three-stage construction logic is inherited from the reference framework, while the extended objective is used to evaluate feasible insertion choices.</w:t>
      </w:r>
    </w:p>
    <w:p w14:paraId="3914D53D" w14:textId="77777777" w:rsidR="00CE7E34" w:rsidRPr="00326086"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33" w:name="_Toc232010411"/>
      <w:r w:rsidRPr="00326086">
        <w:rPr>
          <w:rFonts w:ascii="Times New Roman" w:eastAsia="SimSun" w:hAnsi="Times New Roman" w:cs="Times New Roman"/>
          <w:color w:val="auto"/>
          <w:sz w:val="32"/>
          <w:szCs w:val="32"/>
          <w:lang w:eastAsia="zh-CN"/>
        </w:rPr>
        <w:t>4.4 Destroy, Repair, and Local Search</w:t>
      </w:r>
      <w:bookmarkEnd w:id="33"/>
    </w:p>
    <w:p w14:paraId="6F454F7D" w14:textId="77777777" w:rsidR="00CE7E34" w:rsidRDefault="00CE7E34" w:rsidP="00CE7E34">
      <w:pPr>
        <w:jc w:val="both"/>
        <w:rPr>
          <w:lang w:val="vi-VN"/>
        </w:rPr>
      </w:pPr>
      <w:r w:rsidRPr="00F8398D">
        <w:rPr>
          <w:b/>
          <w:bCs/>
        </w:rPr>
        <w:t>Table 8.</w:t>
      </w:r>
      <w:r>
        <w:t xml:space="preserve"> Main search components of the reconstructed ALNS.</w:t>
      </w:r>
    </w:p>
    <w:p w14:paraId="51074F71" w14:textId="77777777" w:rsidR="00CE7E34" w:rsidRDefault="00CE7E34" w:rsidP="00CE7E34">
      <w:pPr>
        <w:jc w:val="both"/>
        <w:rPr>
          <w:lang w:val="vi-VN"/>
        </w:rPr>
      </w:pPr>
    </w:p>
    <w:tbl>
      <w:tblPr>
        <w:tblStyle w:val="TableGrid"/>
        <w:tblW w:w="0" w:type="auto"/>
        <w:tblLook w:val="04A0" w:firstRow="1" w:lastRow="0" w:firstColumn="1" w:lastColumn="0" w:noHBand="0" w:noVBand="1"/>
      </w:tblPr>
      <w:tblGrid>
        <w:gridCol w:w="1696"/>
        <w:gridCol w:w="3828"/>
        <w:gridCol w:w="3106"/>
      </w:tblGrid>
      <w:tr w:rsidR="00CE7E34" w:rsidRPr="00830C69" w14:paraId="5CF51E93" w14:textId="77777777">
        <w:tc>
          <w:tcPr>
            <w:tcW w:w="1696" w:type="dxa"/>
            <w:shd w:val="clear" w:color="auto" w:fill="D9EAF7"/>
          </w:tcPr>
          <w:p w14:paraId="207F8495" w14:textId="77777777" w:rsidR="00CE7E34" w:rsidRPr="00830C69" w:rsidRDefault="00CE7E34" w:rsidP="003F17C6">
            <w:pPr>
              <w:jc w:val="center"/>
            </w:pPr>
            <w:r w:rsidRPr="00830C69">
              <w:rPr>
                <w:b/>
              </w:rPr>
              <w:t>Search stage</w:t>
            </w:r>
          </w:p>
        </w:tc>
        <w:tc>
          <w:tcPr>
            <w:tcW w:w="3828" w:type="dxa"/>
            <w:shd w:val="clear" w:color="auto" w:fill="D9EAF7"/>
          </w:tcPr>
          <w:p w14:paraId="570E1C7F" w14:textId="77777777" w:rsidR="00CE7E34" w:rsidRPr="00830C69" w:rsidRDefault="00CE7E34" w:rsidP="003F17C6">
            <w:pPr>
              <w:jc w:val="center"/>
            </w:pPr>
            <w:r w:rsidRPr="00830C69">
              <w:rPr>
                <w:b/>
              </w:rPr>
              <w:t>Main variants</w:t>
            </w:r>
          </w:p>
        </w:tc>
        <w:tc>
          <w:tcPr>
            <w:tcW w:w="3106" w:type="dxa"/>
            <w:shd w:val="clear" w:color="auto" w:fill="D9EAF7"/>
          </w:tcPr>
          <w:p w14:paraId="53682235" w14:textId="77777777" w:rsidR="00CE7E34" w:rsidRPr="00830C69" w:rsidRDefault="00CE7E34" w:rsidP="003F17C6">
            <w:pPr>
              <w:jc w:val="center"/>
            </w:pPr>
            <w:r w:rsidRPr="00830C69">
              <w:rPr>
                <w:b/>
              </w:rPr>
              <w:t>Purpose</w:t>
            </w:r>
          </w:p>
        </w:tc>
      </w:tr>
      <w:tr w:rsidR="00CE7E34" w:rsidRPr="00830C69" w14:paraId="54BB0E43" w14:textId="77777777">
        <w:tc>
          <w:tcPr>
            <w:tcW w:w="1696" w:type="dxa"/>
            <w:vAlign w:val="center"/>
          </w:tcPr>
          <w:p w14:paraId="42A2C6A4" w14:textId="77777777" w:rsidR="00CE7E34" w:rsidRPr="00830C69" w:rsidRDefault="00CE7E34" w:rsidP="003F17C6">
            <w:pPr>
              <w:jc w:val="center"/>
            </w:pPr>
            <w:r w:rsidRPr="00830C69">
              <w:t>Destroy</w:t>
            </w:r>
          </w:p>
        </w:tc>
        <w:tc>
          <w:tcPr>
            <w:tcW w:w="3828" w:type="dxa"/>
            <w:vAlign w:val="center"/>
          </w:tcPr>
          <w:p w14:paraId="79AB683A" w14:textId="77777777" w:rsidR="00CE7E34" w:rsidRPr="00830C69" w:rsidRDefault="00CE7E34" w:rsidP="003F17C6">
            <w:pPr>
              <w:jc w:val="center"/>
            </w:pPr>
            <w:r w:rsidRPr="00830C69">
              <w:t>12 selectable entries from 10 paper families</w:t>
            </w:r>
          </w:p>
        </w:tc>
        <w:tc>
          <w:tcPr>
            <w:tcW w:w="3106" w:type="dxa"/>
            <w:vAlign w:val="center"/>
          </w:tcPr>
          <w:p w14:paraId="3FCA736E" w14:textId="77777777" w:rsidR="00CE7E34" w:rsidRPr="00830C69" w:rsidRDefault="00CE7E34" w:rsidP="003F17C6">
            <w:pPr>
              <w:jc w:val="center"/>
            </w:pPr>
            <w:r>
              <w:t>Remove customers, ADPs, TNs, or route components to diversify the search</w:t>
            </w:r>
          </w:p>
        </w:tc>
      </w:tr>
      <w:tr w:rsidR="00CE7E34" w:rsidRPr="00830C69" w14:paraId="74A6183F" w14:textId="77777777">
        <w:tc>
          <w:tcPr>
            <w:tcW w:w="1696" w:type="dxa"/>
            <w:vAlign w:val="center"/>
          </w:tcPr>
          <w:p w14:paraId="271F0F3C" w14:textId="77777777" w:rsidR="00CE7E34" w:rsidRPr="00830C69" w:rsidRDefault="00CE7E34" w:rsidP="003F17C6">
            <w:pPr>
              <w:jc w:val="center"/>
            </w:pPr>
            <w:r w:rsidRPr="00830C69">
              <w:t>Repair</w:t>
            </w:r>
          </w:p>
        </w:tc>
        <w:tc>
          <w:tcPr>
            <w:tcW w:w="382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E7E34" w14:paraId="05772C45" w14:textId="77777777" w:rsidTr="003F17C6">
              <w:trPr>
                <w:tblCellSpacing w:w="15" w:type="dxa"/>
              </w:trPr>
              <w:tc>
                <w:tcPr>
                  <w:tcW w:w="0" w:type="auto"/>
                  <w:vAlign w:val="center"/>
                  <w:hideMark/>
                </w:tcPr>
                <w:p w14:paraId="6D98440A" w14:textId="77777777" w:rsidR="00CE7E34" w:rsidRDefault="00CE7E34" w:rsidP="003F17C6">
                  <w:pPr>
                    <w:jc w:val="center"/>
                    <w:rPr>
                      <w:sz w:val="20"/>
                      <w:szCs w:val="20"/>
                    </w:rPr>
                  </w:pPr>
                </w:p>
              </w:tc>
            </w:tr>
          </w:tbl>
          <w:p w14:paraId="47EA17A0" w14:textId="77777777" w:rsidR="00CE7E34" w:rsidRDefault="00CE7E34" w:rsidP="003F17C6">
            <w:pPr>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2"/>
            </w:tblGrid>
            <w:tr w:rsidR="00CE7E34" w14:paraId="62D39E14" w14:textId="77777777" w:rsidTr="003F17C6">
              <w:trPr>
                <w:tblCellSpacing w:w="15" w:type="dxa"/>
              </w:trPr>
              <w:tc>
                <w:tcPr>
                  <w:tcW w:w="0" w:type="auto"/>
                  <w:vAlign w:val="center"/>
                  <w:hideMark/>
                </w:tcPr>
                <w:p w14:paraId="7A9936AE" w14:textId="77777777" w:rsidR="00CE7E34" w:rsidRDefault="00CE7E34" w:rsidP="003F17C6">
                  <w:pPr>
                    <w:jc w:val="center"/>
                  </w:pPr>
                  <w:r>
                    <w:t>Best and regret insertions with</w:t>
                  </w:r>
                  <w:r>
                    <w:rPr>
                      <w:lang w:val="vi-VN"/>
                    </w:rPr>
                    <w:t xml:space="preserve"> </w:t>
                  </w:r>
                  <w:r>
                    <w:t>deterministic and perturbed variants</w:t>
                  </w:r>
                </w:p>
              </w:tc>
            </w:tr>
          </w:tbl>
          <w:p w14:paraId="6B64629E" w14:textId="77777777" w:rsidR="00CE7E34" w:rsidRPr="00F8398D" w:rsidRDefault="00CE7E34" w:rsidP="003F17C6">
            <w:pPr>
              <w:jc w:val="center"/>
              <w:rPr>
                <w:lang w:val="vi-VN"/>
              </w:rPr>
            </w:pPr>
          </w:p>
        </w:tc>
        <w:tc>
          <w:tcPr>
            <w:tcW w:w="3106" w:type="dxa"/>
            <w:vAlign w:val="center"/>
          </w:tcPr>
          <w:p w14:paraId="0528432F" w14:textId="77777777" w:rsidR="00CE7E34" w:rsidRPr="00830C69" w:rsidRDefault="00CE7E34" w:rsidP="003F17C6">
            <w:pPr>
              <w:jc w:val="center"/>
            </w:pPr>
            <w:r>
              <w:t>Reconstruct a complete feasible solution</w:t>
            </w:r>
          </w:p>
        </w:tc>
      </w:tr>
      <w:tr w:rsidR="00CE7E34" w:rsidRPr="00830C69" w14:paraId="29E2BEE1" w14:textId="77777777">
        <w:tc>
          <w:tcPr>
            <w:tcW w:w="1696" w:type="dxa"/>
            <w:vAlign w:val="center"/>
          </w:tcPr>
          <w:p w14:paraId="22FD0F3E" w14:textId="77777777" w:rsidR="00CE7E34" w:rsidRPr="00830C69" w:rsidRDefault="00CE7E34" w:rsidP="003F17C6">
            <w:pPr>
              <w:jc w:val="center"/>
            </w:pPr>
            <w:r w:rsidRPr="00830C69">
              <w:t>Local search</w:t>
            </w:r>
          </w:p>
        </w:tc>
        <w:tc>
          <w:tcPr>
            <w:tcW w:w="3828" w:type="dxa"/>
            <w:vAlign w:val="center"/>
          </w:tcPr>
          <w:p w14:paraId="613E75CB" w14:textId="77777777" w:rsidR="00CE7E34" w:rsidRPr="00830C69" w:rsidRDefault="00CE7E34" w:rsidP="003F17C6">
            <w:pPr>
              <w:jc w:val="center"/>
            </w:pPr>
            <w:r w:rsidRPr="00830C69">
              <w:t>Eight move and swap entries</w:t>
            </w:r>
          </w:p>
        </w:tc>
        <w:tc>
          <w:tcPr>
            <w:tcW w:w="3106" w:type="dxa"/>
            <w:vAlign w:val="center"/>
          </w:tcPr>
          <w:p w14:paraId="3439D665" w14:textId="77777777" w:rsidR="00CE7E34" w:rsidRPr="00830C69" w:rsidRDefault="00CE7E34" w:rsidP="003F17C6">
            <w:pPr>
              <w:jc w:val="center"/>
            </w:pPr>
            <w:r>
              <w:t>Improve promising DV and OD route combinations</w:t>
            </w:r>
          </w:p>
        </w:tc>
      </w:tr>
    </w:tbl>
    <w:p w14:paraId="7AC17D93" w14:textId="77777777" w:rsidR="00CE7E34" w:rsidRPr="00F8398D" w:rsidRDefault="00CE7E34" w:rsidP="00CE7E34">
      <w:pPr>
        <w:jc w:val="both"/>
      </w:pPr>
    </w:p>
    <w:p w14:paraId="6BFB6750" w14:textId="77777777" w:rsidR="00CE7E34" w:rsidRPr="0098029A" w:rsidRDefault="00CE7E34" w:rsidP="00CE7E34">
      <w:pPr>
        <w:jc w:val="both"/>
        <w:rPr>
          <w:lang w:val="vi-VN"/>
        </w:rPr>
      </w:pPr>
    </w:p>
    <w:p w14:paraId="26B74C18" w14:textId="77777777" w:rsidR="00CE7E34" w:rsidRPr="0098029A" w:rsidRDefault="00CE7E34" w:rsidP="00CE7E34">
      <w:pPr>
        <w:pStyle w:val="NormalWeb"/>
        <w:spacing w:before="0" w:beforeAutospacing="0"/>
      </w:pPr>
      <w:r w:rsidRPr="0098029A">
        <w:t>The destroy stage includes random customer, ADP, and TN removal; worst-customer and worst-ADP removal; route removal; related removal; historical removal; neighborhood removal; and node-neighborhood removal. Deterministic and probabilistic variants result in twelve selectable destroy entries.</w:t>
      </w:r>
    </w:p>
    <w:p w14:paraId="60EEFB13" w14:textId="77777777" w:rsidR="00CE7E34" w:rsidRPr="0098029A" w:rsidRDefault="00CE7E34" w:rsidP="00CE7E34">
      <w:pPr>
        <w:pStyle w:val="NormalWeb"/>
        <w:spacing w:before="0" w:beforeAutospacing="0"/>
      </w:pPr>
      <w:r w:rsidRPr="0098029A">
        <w:t>The repair stage contains six variants: best insertion, perturbed best insertion, 2-regret insertion, perturbed 2-regret insertion, 3-regret insertion, and perturbed 3-regret insertion. Best insertion selects the feasible position with the lowest incremental objective value. Regret insertion also considers how much the solution may worsen if a customer is not inserted into its best position immediately.</w:t>
      </w:r>
    </w:p>
    <w:p w14:paraId="4B22F73F" w14:textId="77777777" w:rsidR="00CE7E34" w:rsidRPr="0098029A" w:rsidRDefault="00CE7E34" w:rsidP="00CE7E34">
      <w:pPr>
        <w:pStyle w:val="NormalWeb"/>
        <w:spacing w:before="0" w:beforeAutospacing="0"/>
        <w:rPr>
          <w:lang w:val="vi-VN"/>
        </w:rPr>
      </w:pPr>
      <w:r w:rsidRPr="0098029A">
        <w:lastRenderedPageBreak/>
        <w:t xml:space="preserve">For customer </w:t>
      </w:r>
      <w:proofErr w:type="spellStart"/>
      <w:r w:rsidRPr="0098029A">
        <w:rPr>
          <w:i/>
          <w:iCs/>
        </w:rPr>
        <w:t>i</w:t>
      </w:r>
      <w:proofErr w:type="spellEnd"/>
      <w:r w:rsidRPr="0098029A">
        <w:rPr>
          <w:lang w:val="vi-VN"/>
        </w:rPr>
        <w:t xml:space="preserve">, </w:t>
      </w:r>
      <w:r w:rsidRPr="0098029A">
        <w:t xml:space="preserve">the </w:t>
      </w:r>
      <w:r w:rsidRPr="0098029A">
        <w:rPr>
          <w:i/>
          <w:iCs/>
        </w:rPr>
        <w:t>k</w:t>
      </w:r>
      <w:r w:rsidRPr="0098029A">
        <w:rPr>
          <w:lang w:val="vi-VN"/>
        </w:rPr>
        <w:t>-</w:t>
      </w:r>
      <w:r w:rsidRPr="0098029A">
        <w:t>regret value is calculated as:</w:t>
      </w:r>
    </w:p>
    <w:p w14:paraId="17740295" w14:textId="73F6E7E6" w:rsidR="00CE7E34" w:rsidRPr="0098029A" w:rsidRDefault="00252160" w:rsidP="00CE7E34">
      <w:pPr>
        <w:jc w:val="center"/>
        <w:rPr>
          <w:i/>
          <w:lang w:val="vi-VN"/>
        </w:rPr>
      </w:pPr>
      <m:oMathPara>
        <m:oMath>
          <m:r>
            <w:rPr>
              <w:rFonts w:ascii="Cambria Math" w:hAnsi="Cambria Math"/>
            </w:rPr>
            <m:t>Regre</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k</m:t>
              </m:r>
            </m:sup>
          </m:sSubSup>
          <m:r>
            <w:rPr>
              <w:rFonts w:ascii="Cambria Math" w:hAnsi="Cambria Math"/>
            </w:rPr>
            <m:t>=</m:t>
          </m:r>
          <m:nary>
            <m:naryPr>
              <m:chr m:val="∑"/>
              <m:limLoc m:val="undOvr"/>
              <m:ctrlPr>
                <w:rPr>
                  <w:rFonts w:ascii="Cambria Math" w:hAnsi="Cambria Math"/>
                </w:rPr>
              </m:ctrlPr>
            </m:naryPr>
            <m:sub>
              <m:r>
                <w:rPr>
                  <w:rFonts w:ascii="Cambria Math" w:hAnsi="Cambria Math"/>
                </w:rPr>
                <m:t>j=2</m:t>
              </m:r>
            </m:sub>
            <m:sup>
              <m:r>
                <w:rPr>
                  <w:rFonts w:ascii="Cambria Math" w:hAnsi="Cambria Math"/>
                </w:rPr>
                <m:t>k</m:t>
              </m:r>
            </m:sup>
            <m:e>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i1</m:t>
                      </m:r>
                    </m:sub>
                  </m:sSub>
                </m:e>
              </m:d>
            </m:e>
          </m:nary>
          <m:r>
            <w:rPr>
              <w:rFonts w:ascii="Cambria Math" w:hAnsi="Cambria Math"/>
            </w:rPr>
            <m:t xml:space="preserve"> </m:t>
          </m:r>
          <m:r>
            <w:rPr>
              <w:rFonts w:ascii="Cambria Math" w:hAnsi="Cambria Math"/>
              <w:lang w:val="vi-VN"/>
            </w:rPr>
            <m:t>(22)</m:t>
          </m:r>
        </m:oMath>
      </m:oMathPara>
    </w:p>
    <w:p w14:paraId="5893C7AC" w14:textId="77777777" w:rsidR="00CE7E34" w:rsidRPr="0098029A" w:rsidRDefault="00CE7E34" w:rsidP="00CE7E34">
      <w:pPr>
        <w:pStyle w:val="NormalWeb"/>
        <w:spacing w:before="0" w:beforeAutospacing="0"/>
      </w:pPr>
      <w:r w:rsidRPr="0098029A">
        <w:t xml:space="preserve">where </w:t>
      </w:r>
      <m:oMath>
        <m:sSub>
          <m:sSubPr>
            <m:ctrlPr>
              <w:rPr>
                <w:rFonts w:ascii="Cambria Math" w:hAnsi="Cambria Math"/>
              </w:rPr>
            </m:ctrlPr>
          </m:sSubPr>
          <m:e>
            <m:r>
              <w:rPr>
                <w:rFonts w:ascii="Cambria Math" w:hAnsi="Cambria Math"/>
              </w:rPr>
              <m:t>f</m:t>
            </m:r>
          </m:e>
          <m:sub>
            <m:r>
              <w:rPr>
                <w:rFonts w:ascii="Cambria Math" w:hAnsi="Cambria Math"/>
              </w:rPr>
              <m:t>i1</m:t>
            </m:r>
          </m:sub>
        </m:sSub>
      </m:oMath>
      <w:r w:rsidRPr="0098029A">
        <w:t xml:space="preserve"> is the best feasible insertion value for customer </w:t>
      </w:r>
      <w:proofErr w:type="spellStart"/>
      <w:r w:rsidRPr="0098029A">
        <w:rPr>
          <w:i/>
          <w:iCs/>
        </w:rPr>
        <w:t>i</w:t>
      </w:r>
      <w:proofErr w:type="spellEnd"/>
      <w:r w:rsidRPr="0098029A">
        <w:rPr>
          <w:lang w:val="vi-VN"/>
        </w:rPr>
        <w:t xml:space="preserve">, </w:t>
      </w:r>
      <w:r w:rsidRPr="0098029A">
        <w:t xml:space="preserve">and </w:t>
      </w:r>
      <m:oMath>
        <m:sSub>
          <m:sSubPr>
            <m:ctrlPr>
              <w:rPr>
                <w:rFonts w:ascii="Cambria Math" w:hAnsi="Cambria Math"/>
              </w:rPr>
            </m:ctrlPr>
          </m:sSubPr>
          <m:e>
            <m:r>
              <w:rPr>
                <w:rFonts w:ascii="Cambria Math" w:hAnsi="Cambria Math"/>
              </w:rPr>
              <m:t>f</m:t>
            </m:r>
          </m:e>
          <m:sub>
            <m:r>
              <w:rPr>
                <w:rFonts w:ascii="Cambria Math" w:hAnsi="Cambria Math"/>
              </w:rPr>
              <m:t>ij</m:t>
            </m:r>
          </m:sub>
        </m:sSub>
      </m:oMath>
      <w:r w:rsidRPr="0098029A">
        <w:t xml:space="preserve"> is its </w:t>
      </w:r>
      <m:oMath>
        <m:r>
          <w:rPr>
            <w:rStyle w:val="math-inline"/>
            <w:rFonts w:ascii="Cambria Math" w:hAnsi="Cambria Math" w:cs="Arial"/>
          </w:rPr>
          <m:t>j</m:t>
        </m:r>
        <m:r>
          <w:rPr>
            <w:rFonts w:ascii="Cambria Math" w:hAnsi="Cambria Math"/>
          </w:rPr>
          <m:t>-</m:t>
        </m:r>
      </m:oMath>
      <w:r>
        <w:t>th</w:t>
      </w:r>
      <w:r>
        <w:rPr>
          <w:lang w:val="vi-VN"/>
        </w:rPr>
        <w:t xml:space="preserve"> </w:t>
      </w:r>
      <w:r w:rsidRPr="0098029A">
        <w:t>best feasible insertion value. A larger regret value means that delaying the insertion may lead to a much worse alternative. Therefore, customers with larger regret values receive higher insertion priority.</w:t>
      </w:r>
    </w:p>
    <w:p w14:paraId="385FFE81" w14:textId="77777777" w:rsidR="00CE7E34" w:rsidRPr="0098029A" w:rsidRDefault="00CE7E34" w:rsidP="00CE7E34">
      <w:pPr>
        <w:pStyle w:val="NormalWeb"/>
        <w:spacing w:before="0" w:beforeAutospacing="0"/>
      </w:pPr>
      <w:r w:rsidRPr="0098029A">
        <w:t>Local search applies move and swap operations within and between DV and OD routes. Each accepted move must preserve delivery-option, capacity, time-window, and TN-synchronization feasibility.</w:t>
      </w:r>
    </w:p>
    <w:p w14:paraId="55B37FB7" w14:textId="77777777" w:rsidR="00CE7E34" w:rsidRPr="00326086"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34" w:name="_Toc232010412"/>
      <w:r w:rsidRPr="00326086">
        <w:rPr>
          <w:rFonts w:ascii="Times New Roman" w:eastAsia="SimSun" w:hAnsi="Times New Roman" w:cs="Times New Roman"/>
          <w:color w:val="auto"/>
          <w:sz w:val="32"/>
          <w:szCs w:val="32"/>
          <w:lang w:eastAsia="zh-CN"/>
        </w:rPr>
        <w:t>4.5 Adaptive Operator Weights</w:t>
      </w:r>
      <w:bookmarkEnd w:id="34"/>
    </w:p>
    <w:p w14:paraId="62377C0D" w14:textId="77777777" w:rsidR="00CE7E34" w:rsidRPr="00F82205" w:rsidRDefault="00CE7E34" w:rsidP="00CE7E34">
      <w:pPr>
        <w:pStyle w:val="NormalWeb"/>
        <w:spacing w:before="0" w:beforeAutospacing="0"/>
        <w:rPr>
          <w:lang w:val="vi-VN"/>
        </w:rPr>
      </w:pPr>
      <w:r>
        <w:t>Destroy and repair operators are initially assigned equal weights. Their weights are updated according to their performance during each scoring segment:</w:t>
      </w:r>
    </w:p>
    <w:p w14:paraId="059EE022" w14:textId="34CEE5C8" w:rsidR="00CE7E34" w:rsidRPr="00F82205" w:rsidRDefault="00000000" w:rsidP="00CE7E34">
      <w:pPr>
        <w:jc w:val="both"/>
        <w:rPr>
          <w:i/>
          <w:lang w:val="vi-VN"/>
        </w:rPr>
      </w:pPr>
      <m:oMathPara>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new</m:t>
              </m:r>
            </m:sup>
          </m:sSubSup>
          <m:r>
            <w:rPr>
              <w:rFonts w:ascii="Cambria Math" w:hAnsi="Cambria Math"/>
            </w:rPr>
            <m:t>=</m:t>
          </m:r>
          <m:d>
            <m:dPr>
              <m:ctrlPr>
                <w:rPr>
                  <w:rFonts w:ascii="Cambria Math" w:hAnsi="Cambria Math"/>
                </w:rPr>
              </m:ctrlPr>
            </m:dPr>
            <m:e>
              <m:r>
                <w:rPr>
                  <w:rFonts w:ascii="Cambria Math" w:hAnsi="Cambria Math"/>
                </w:rPr>
                <m:t>1-ζ</m:t>
              </m:r>
            </m:e>
          </m:d>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old</m:t>
              </m:r>
            </m:sup>
          </m:sSubSup>
          <m:r>
            <w:rPr>
              <w:rFonts w:ascii="Cambria Math" w:hAnsi="Cambria Math"/>
            </w:rPr>
            <m:t>+ζ</m:t>
          </m:r>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i</m:t>
                  </m:r>
                </m:sub>
              </m:sSub>
            </m:den>
          </m:f>
          <m:r>
            <w:rPr>
              <w:rFonts w:ascii="Cambria Math" w:hAnsi="Cambria Math"/>
            </w:rPr>
            <m:t xml:space="preserve"> </m:t>
          </m:r>
          <m:r>
            <w:rPr>
              <w:rFonts w:ascii="Cambria Math" w:hAnsi="Cambria Math"/>
              <w:lang w:val="vi-VN"/>
            </w:rPr>
            <m:t>(23)</m:t>
          </m:r>
        </m:oMath>
      </m:oMathPara>
    </w:p>
    <w:p w14:paraId="3B0930EC" w14:textId="77777777" w:rsidR="00CE7E34" w:rsidRPr="00F82205" w:rsidRDefault="00CE7E34" w:rsidP="00CE7E34">
      <w:pPr>
        <w:pStyle w:val="NormalWeb"/>
        <w:spacing w:before="0" w:beforeAutospacing="0"/>
      </w:pPr>
      <w:r w:rsidRPr="00F82205">
        <w:t>where:</w:t>
      </w:r>
    </w:p>
    <w:p w14:paraId="6AA6ACE4" w14:textId="77777777" w:rsidR="00CE7E34" w:rsidRPr="00F82205" w:rsidRDefault="00000000" w:rsidP="003E3D81">
      <w:pPr>
        <w:pStyle w:val="NormalWeb"/>
        <w:numPr>
          <w:ilvl w:val="0"/>
          <w:numId w:val="11"/>
        </w:numPr>
        <w:spacing w:before="0" w:beforeAutospacing="0"/>
      </w:pP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old</m:t>
            </m:r>
          </m:sup>
        </m:sSubSup>
        <m:r>
          <w:rPr>
            <w:rFonts w:ascii="Cambria Math" w:hAnsi="Cambria Math"/>
          </w:rPr>
          <m:t xml:space="preserve"> </m:t>
        </m:r>
      </m:oMath>
      <w:r w:rsidR="00CE7E34" w:rsidRPr="00F82205">
        <w:t xml:space="preserve">is the current weight of operator </w:t>
      </w:r>
      <m:oMath>
        <m:r>
          <w:rPr>
            <w:rFonts w:ascii="Cambria Math" w:hAnsi="Cambria Math"/>
          </w:rPr>
          <m:t>i</m:t>
        </m:r>
      </m:oMath>
    </w:p>
    <w:p w14:paraId="17439AE5" w14:textId="77777777" w:rsidR="00CE7E34" w:rsidRPr="00F82205" w:rsidRDefault="00000000" w:rsidP="003E3D81">
      <w:pPr>
        <w:pStyle w:val="NormalWeb"/>
        <w:numPr>
          <w:ilvl w:val="0"/>
          <w:numId w:val="11"/>
        </w:numPr>
        <w:spacing w:before="0" w:beforeAutospacing="0"/>
      </w:pPr>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new</m:t>
            </m:r>
          </m:sup>
        </m:sSubSup>
      </m:oMath>
      <w:r w:rsidR="00CE7E34" w:rsidRPr="00F82205">
        <w:t>is the updated weight</w:t>
      </w:r>
    </w:p>
    <w:p w14:paraId="179A0488" w14:textId="77777777" w:rsidR="00CE7E34" w:rsidRPr="00F82205" w:rsidRDefault="00252160" w:rsidP="003E3D81">
      <w:pPr>
        <w:pStyle w:val="NormalWeb"/>
        <w:numPr>
          <w:ilvl w:val="0"/>
          <w:numId w:val="11"/>
        </w:numPr>
        <w:spacing w:before="0" w:beforeAutospacing="0"/>
      </w:pPr>
      <m:oMath>
        <m:r>
          <w:rPr>
            <w:rFonts w:ascii="Cambria Math" w:hAnsi="Cambria Math"/>
          </w:rPr>
          <m:t>ζ</m:t>
        </m:r>
      </m:oMath>
      <w:r w:rsidR="00CE7E34">
        <w:rPr>
          <w:lang w:val="vi-VN"/>
        </w:rPr>
        <w:t xml:space="preserve"> </w:t>
      </w:r>
      <w:r w:rsidR="00CE7E34" w:rsidRPr="00F82205">
        <w:t>is the reaction factor</w:t>
      </w:r>
    </w:p>
    <w:p w14:paraId="0AAC97DF" w14:textId="77777777" w:rsidR="00CE7E34" w:rsidRPr="00F82205" w:rsidRDefault="00000000" w:rsidP="003E3D81">
      <w:pPr>
        <w:pStyle w:val="NormalWeb"/>
        <w:numPr>
          <w:ilvl w:val="0"/>
          <w:numId w:val="11"/>
        </w:numPr>
        <w:spacing w:before="0" w:beforeAutospacing="0"/>
      </w:pPr>
      <m:oMath>
        <m:sSub>
          <m:sSubPr>
            <m:ctrlPr>
              <w:rPr>
                <w:rFonts w:ascii="Cambria Math" w:hAnsi="Cambria Math"/>
              </w:rPr>
            </m:ctrlPr>
          </m:sSubPr>
          <m:e>
            <m:r>
              <w:rPr>
                <w:rFonts w:ascii="Cambria Math" w:hAnsi="Cambria Math"/>
              </w:rPr>
              <m:t>π</m:t>
            </m:r>
          </m:e>
          <m:sub>
            <m:r>
              <w:rPr>
                <w:rFonts w:ascii="Cambria Math" w:hAnsi="Cambria Math"/>
              </w:rPr>
              <m:t>i</m:t>
            </m:r>
          </m:sub>
        </m:sSub>
      </m:oMath>
      <w:r w:rsidR="00CE7E34">
        <w:rPr>
          <w:lang w:val="vi-VN"/>
        </w:rPr>
        <w:t xml:space="preserve"> </w:t>
      </w:r>
      <w:r w:rsidR="00CE7E34" w:rsidRPr="00F82205">
        <w:t xml:space="preserve">is the accumulated score of </w:t>
      </w:r>
      <w:proofErr w:type="gramStart"/>
      <w:r w:rsidR="00CE7E34" w:rsidRPr="00F82205">
        <w:t>operator</w:t>
      </w:r>
      <w:proofErr w:type="gramEnd"/>
      <w:r w:rsidR="00CE7E34" w:rsidRPr="00F82205">
        <w:t xml:space="preserve"> </w:t>
      </w:r>
      <m:oMath>
        <m:r>
          <w:rPr>
            <w:rFonts w:ascii="Cambria Math" w:hAnsi="Cambria Math"/>
          </w:rPr>
          <m:t>i</m:t>
        </m:r>
      </m:oMath>
    </w:p>
    <w:p w14:paraId="1A4AFDE9" w14:textId="77777777" w:rsidR="00CE7E34" w:rsidRPr="00F82205" w:rsidRDefault="00000000" w:rsidP="003E3D81">
      <w:pPr>
        <w:pStyle w:val="NormalWeb"/>
        <w:numPr>
          <w:ilvl w:val="0"/>
          <w:numId w:val="11"/>
        </w:numPr>
        <w:spacing w:before="0" w:beforeAutospacing="0"/>
      </w:pPr>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 xml:space="preserve"> </m:t>
        </m:r>
      </m:oMath>
      <w:r w:rsidR="00CE7E34" w:rsidRPr="00F82205">
        <w:t xml:space="preserve">is the number of times operator </w:t>
      </w:r>
      <w:r w:rsidR="00CE7E34" w:rsidRPr="00F82205">
        <w:rPr>
          <w:rStyle w:val="math-inline"/>
        </w:rPr>
        <w:t>$</w:t>
      </w:r>
      <w:proofErr w:type="spellStart"/>
      <w:r w:rsidR="00CE7E34" w:rsidRPr="00F82205">
        <w:rPr>
          <w:rStyle w:val="math-inline"/>
        </w:rPr>
        <w:t>i</w:t>
      </w:r>
      <w:proofErr w:type="spellEnd"/>
      <w:r w:rsidR="00CE7E34" w:rsidRPr="00F82205">
        <w:rPr>
          <w:rStyle w:val="math-inline"/>
        </w:rPr>
        <w:t>$</w:t>
      </w:r>
      <w:r w:rsidR="00CE7E34" w:rsidRPr="00F82205">
        <w:t xml:space="preserve"> was selected during the segment.</w:t>
      </w:r>
    </w:p>
    <w:p w14:paraId="49FB9A74" w14:textId="77777777" w:rsidR="00CE7E34" w:rsidRPr="00F82205" w:rsidRDefault="00CE7E34" w:rsidP="00CE7E34">
      <w:pPr>
        <w:rPr>
          <w:lang w:val="vi-VN"/>
        </w:rPr>
      </w:pPr>
      <w:r>
        <w:t>The reaction factor is</w:t>
      </w:r>
      <w:r>
        <w:rPr>
          <w:lang w:val="vi-VN"/>
        </w:rPr>
        <w:t>:</w:t>
      </w:r>
      <w:r>
        <w:br/>
      </w:r>
      <m:oMathPara>
        <m:oMath>
          <m:r>
            <w:rPr>
              <w:rFonts w:ascii="Cambria Math" w:hAnsi="Cambria Math"/>
            </w:rPr>
            <m:t>ζ=0.1</m:t>
          </m:r>
        </m:oMath>
      </m:oMathPara>
    </w:p>
    <w:p w14:paraId="54612091" w14:textId="77777777" w:rsidR="00CE7E34" w:rsidRPr="00F82205" w:rsidRDefault="00CE7E34" w:rsidP="00CE7E34">
      <w:pPr>
        <w:pStyle w:val="NormalWeb"/>
        <w:spacing w:before="0" w:beforeAutospacing="0"/>
      </w:pPr>
      <w:r w:rsidRPr="00F82205">
        <w:br/>
        <w:t>Operators receive a score of 33 when they find a new global best solution, 15 when they improve the current solution, and 9 when they produce a worse but accepted solution. The weights are updated after every 300 iterations.</w:t>
      </w:r>
    </w:p>
    <w:p w14:paraId="2D2B3F02" w14:textId="77777777" w:rsidR="00CE7E34" w:rsidRPr="00F82205" w:rsidRDefault="00CE7E34" w:rsidP="00CE7E34">
      <w:pPr>
        <w:pStyle w:val="NormalWeb"/>
        <w:spacing w:before="0" w:beforeAutospacing="0"/>
        <w:rPr>
          <w:lang w:val="vi-VN"/>
        </w:rPr>
      </w:pPr>
      <w:r w:rsidRPr="00F82205">
        <w:t xml:space="preserve">After the update, the selection probability of operator </w:t>
      </w:r>
      <m:oMath>
        <m:r>
          <w:rPr>
            <w:rFonts w:ascii="Cambria Math" w:hAnsi="Cambria Math"/>
          </w:rPr>
          <m:t>i</m:t>
        </m:r>
      </m:oMath>
      <w:r w:rsidRPr="00F82205">
        <w:t xml:space="preserve"> is:</w:t>
      </w:r>
    </w:p>
    <w:p w14:paraId="6F1CEB84" w14:textId="617D3D6D" w:rsidR="00CE7E34" w:rsidRPr="00C66275" w:rsidRDefault="00000000" w:rsidP="00CE7E34">
      <w:pPr>
        <w:rPr>
          <w:i/>
          <w:lang w:val="vi-VN"/>
        </w:rPr>
      </w:pPr>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j∈Ω</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rPr>
            <m:t xml:space="preserve"> </m:t>
          </m:r>
          <m:r>
            <w:rPr>
              <w:rFonts w:ascii="Cambria Math"/>
              <w:lang w:val="vi-VN"/>
            </w:rPr>
            <m:t xml:space="preserve"> (24)</m:t>
          </m:r>
        </m:oMath>
      </m:oMathPara>
    </w:p>
    <w:p w14:paraId="43842535" w14:textId="77777777" w:rsidR="00CE7E34" w:rsidRDefault="00CE7E34" w:rsidP="00CE7E34">
      <w:pPr>
        <w:rPr>
          <w:lang w:val="vi-VN"/>
        </w:rPr>
      </w:pPr>
    </w:p>
    <w:p w14:paraId="3F943EA4" w14:textId="77777777" w:rsidR="00CE7E34" w:rsidRPr="00C66275" w:rsidRDefault="00CE7E34" w:rsidP="00CE7E34">
      <w:pPr>
        <w:rPr>
          <w:i/>
          <w:lang w:val="vi-VN"/>
        </w:rPr>
      </w:pPr>
      <w:r w:rsidRPr="00C66275">
        <w:t xml:space="preserve">where </w:t>
      </w:r>
      <m:oMath>
        <m:r>
          <m:rPr>
            <m:sty m:val="p"/>
          </m:rPr>
          <w:rPr>
            <w:rStyle w:val="math-inline"/>
            <w:rFonts w:ascii="Cambria Math" w:hAnsi="Cambria Math" w:cs="Arial"/>
          </w:rPr>
          <m:t xml:space="preserve">Ω </m:t>
        </m:r>
      </m:oMath>
      <w:r w:rsidRPr="00C66275">
        <w:t>is the set of available destroy or repair operators. Operators with higher weights therefore have a higher probability of being selected in the next segment.</w:t>
      </w:r>
    </w:p>
    <w:p w14:paraId="3533F1FF" w14:textId="77777777" w:rsidR="00CE7E34" w:rsidRPr="00326086"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35" w:name="_Toc232010413"/>
      <w:r w:rsidRPr="00326086">
        <w:rPr>
          <w:rFonts w:ascii="Times New Roman" w:eastAsia="SimSun" w:hAnsi="Times New Roman" w:cs="Times New Roman"/>
          <w:color w:val="auto"/>
          <w:sz w:val="32"/>
          <w:szCs w:val="32"/>
          <w:lang w:eastAsia="zh-CN"/>
        </w:rPr>
        <w:lastRenderedPageBreak/>
        <w:t>4.6 Simulated Annealing Acceptance</w:t>
      </w:r>
      <w:bookmarkEnd w:id="35"/>
    </w:p>
    <w:p w14:paraId="24D78401" w14:textId="77777777" w:rsidR="00CE7E34" w:rsidRPr="00866FF4" w:rsidRDefault="00CE7E34" w:rsidP="00CE7E34">
      <w:pPr>
        <w:pStyle w:val="NormalWeb"/>
        <w:spacing w:before="0" w:beforeAutospacing="0"/>
      </w:pPr>
      <w:r>
        <w:t>A working solution that improves the current solution is accepted directly. A worse solution may also be accepted according to the simulated annealing probability:</w:t>
      </w:r>
    </w:p>
    <w:p w14:paraId="7AEFCEF6" w14:textId="4E577D83" w:rsidR="00252160" w:rsidRPr="001A73CA" w:rsidRDefault="00000000" w:rsidP="00CE7E34">
      <w:pPr>
        <w:jc w:val="center"/>
        <w:rPr>
          <w:rFonts w:ascii="Cambria Math" w:hAnsi="Cambria Math"/>
          <w:oMath/>
        </w:rPr>
      </w:pPr>
      <m:oMathPara>
        <m:oMath>
          <m:sSub>
            <m:sSubPr>
              <m:ctrlPr>
                <w:rPr>
                  <w:rFonts w:ascii="Cambria Math" w:hAnsi="Cambria Math"/>
                  <w:i/>
                </w:rPr>
              </m:ctrlPr>
            </m:sSubPr>
            <m:e>
              <m:r>
                <w:rPr>
                  <w:rFonts w:ascii="Cambria Math" w:hAnsi="Cambria Math"/>
                </w:rPr>
                <m:t>P</m:t>
              </m:r>
            </m:e>
            <m:sub>
              <m:r>
                <w:rPr>
                  <w:rFonts w:ascii="Cambria Math" w:hAnsi="Cambria Math"/>
                </w:rPr>
                <m:t>accept</m:t>
              </m:r>
            </m:sub>
          </m:sSub>
          <m:r>
            <w:rPr>
              <w:rFonts w:ascii="Cambria Math" w:hAnsi="Cambria Math"/>
            </w:rPr>
            <m:t>=</m:t>
          </m:r>
          <m:func>
            <m:funcPr>
              <m:ctrlPr>
                <w:rPr>
                  <w:rFonts w:ascii="Cambria Math" w:hAnsi="Cambria Math"/>
                  <w:i/>
                </w:rPr>
              </m:ctrlPr>
            </m:funcPr>
            <m:fName>
              <m:r>
                <w:rPr>
                  <w:rFonts w:ascii="Cambria Math" w:hAnsi="Cambria Math"/>
                </w:rPr>
                <m:t>exp</m:t>
              </m:r>
            </m:fName>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w</m:t>
                              </m:r>
                            </m:sup>
                          </m:sSup>
                        </m:e>
                      </m:d>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c</m:t>
                              </m:r>
                            </m:sup>
                          </m:sSup>
                        </m:e>
                      </m:d>
                    </m:num>
                    <m:den>
                      <m:r>
                        <w:rPr>
                          <w:rFonts w:ascii="Cambria Math" w:hAnsi="Cambria Math"/>
                        </w:rPr>
                        <m:t>T</m:t>
                      </m:r>
                    </m:den>
                  </m:f>
                </m:e>
              </m:d>
            </m:e>
          </m:func>
          <m:r>
            <w:rPr>
              <w:rFonts w:ascii="Cambria Math" w:hAnsi="Cambria Math"/>
            </w:rPr>
            <m:t xml:space="preserve">    </m:t>
          </m:r>
          <m:d>
            <m:dPr>
              <m:ctrlPr>
                <w:rPr>
                  <w:rFonts w:ascii="Cambria Math" w:hAnsi="Cambria Math"/>
                  <w:i/>
                </w:rPr>
              </m:ctrlPr>
            </m:dPr>
            <m:e>
              <m:r>
                <w:rPr>
                  <w:rFonts w:ascii="Cambria Math" w:hAnsi="Cambria Math"/>
                </w:rPr>
                <m:t>25</m:t>
              </m:r>
            </m:e>
          </m:d>
        </m:oMath>
      </m:oMathPara>
    </w:p>
    <w:p w14:paraId="5CE3A0D6" w14:textId="77777777" w:rsidR="00CE7E34" w:rsidRPr="001A73CA" w:rsidRDefault="00CE7E34" w:rsidP="00CE7E34">
      <w:pPr>
        <w:jc w:val="center"/>
        <w:rPr>
          <w:sz w:val="22"/>
          <w:lang w:val="vi-VN"/>
        </w:rPr>
      </w:pPr>
    </w:p>
    <w:p w14:paraId="239E1A1F" w14:textId="77777777" w:rsidR="00CE7E34" w:rsidRPr="001A73CA" w:rsidRDefault="00CE7E34" w:rsidP="00CE7E34">
      <w:pPr>
        <w:pStyle w:val="NormalWeb"/>
        <w:spacing w:before="0" w:beforeAutospacing="0"/>
      </w:pPr>
      <w:r w:rsidRPr="001A73CA">
        <w:t>where:</w:t>
      </w:r>
    </w:p>
    <w:p w14:paraId="035CCBB7" w14:textId="77777777" w:rsidR="00CE7E34" w:rsidRPr="001A73CA" w:rsidRDefault="00000000" w:rsidP="003E3D81">
      <w:pPr>
        <w:pStyle w:val="NormalWeb"/>
        <w:numPr>
          <w:ilvl w:val="0"/>
          <w:numId w:val="12"/>
        </w:numPr>
        <w:spacing w:before="0" w:beforeAutospacing="0"/>
      </w:pPr>
      <m:oMath>
        <m:sSup>
          <m:sSupPr>
            <m:ctrlPr>
              <w:rPr>
                <w:rFonts w:ascii="Cambria Math" w:hAnsi="Cambria Math"/>
              </w:rPr>
            </m:ctrlPr>
          </m:sSupPr>
          <m:e>
            <m:r>
              <w:rPr>
                <w:rFonts w:ascii="Cambria Math" w:hAnsi="Cambria Math"/>
              </w:rPr>
              <m:t>S</m:t>
            </m:r>
          </m:e>
          <m:sup>
            <m:r>
              <w:rPr>
                <w:rFonts w:ascii="Cambria Math" w:hAnsi="Cambria Math"/>
              </w:rPr>
              <m:t>w</m:t>
            </m:r>
          </m:sup>
        </m:sSup>
      </m:oMath>
      <w:r w:rsidR="00CE7E34" w:rsidRPr="001A73CA">
        <w:t xml:space="preserve"> is the working solution;</w:t>
      </w:r>
    </w:p>
    <w:p w14:paraId="19FFE4A7" w14:textId="77777777" w:rsidR="00CE7E34" w:rsidRPr="001A73CA" w:rsidRDefault="00000000" w:rsidP="003E3D81">
      <w:pPr>
        <w:pStyle w:val="NormalWeb"/>
        <w:numPr>
          <w:ilvl w:val="0"/>
          <w:numId w:val="12"/>
        </w:numPr>
        <w:spacing w:before="0" w:beforeAutospacing="0"/>
      </w:pPr>
      <m:oMath>
        <m:sSup>
          <m:sSupPr>
            <m:ctrlPr>
              <w:rPr>
                <w:rFonts w:ascii="Cambria Math" w:hAnsi="Cambria Math"/>
              </w:rPr>
            </m:ctrlPr>
          </m:sSupPr>
          <m:e>
            <m:r>
              <w:rPr>
                <w:rFonts w:ascii="Cambria Math" w:hAnsi="Cambria Math"/>
              </w:rPr>
              <m:t>S</m:t>
            </m:r>
          </m:e>
          <m:sup>
            <m:r>
              <w:rPr>
                <w:rFonts w:ascii="Cambria Math" w:hAnsi="Cambria Math"/>
              </w:rPr>
              <m:t>c</m:t>
            </m:r>
          </m:sup>
        </m:sSup>
        <m:r>
          <w:rPr>
            <w:rFonts w:ascii="Cambria Math" w:hAnsi="Cambria Math"/>
          </w:rPr>
          <m:t xml:space="preserve"> </m:t>
        </m:r>
      </m:oMath>
      <w:r w:rsidR="00CE7E34" w:rsidRPr="001A73CA">
        <w:t>is the current solution;</w:t>
      </w:r>
    </w:p>
    <w:p w14:paraId="08F3A4DA" w14:textId="77777777" w:rsidR="00CE7E34" w:rsidRPr="001A73CA" w:rsidRDefault="00252160" w:rsidP="003E3D81">
      <w:pPr>
        <w:pStyle w:val="NormalWeb"/>
        <w:numPr>
          <w:ilvl w:val="0"/>
          <w:numId w:val="12"/>
        </w:numPr>
        <w:spacing w:before="0" w:beforeAutospacing="0"/>
      </w:pPr>
      <m:oMath>
        <m:r>
          <w:rPr>
            <w:rFonts w:ascii="Cambria Math" w:hAnsi="Cambria Math"/>
          </w:rPr>
          <m:t>F</m:t>
        </m:r>
        <m:d>
          <m:dPr>
            <m:ctrlPr>
              <w:rPr>
                <w:rFonts w:ascii="Cambria Math" w:hAnsi="Cambria Math"/>
              </w:rPr>
            </m:ctrlPr>
          </m:dPr>
          <m:e>
            <m:r>
              <w:rPr>
                <w:rFonts w:ascii="Cambria Math" w:hAnsi="Cambria Math"/>
              </w:rPr>
              <m:t>⋅</m:t>
            </m:r>
          </m:e>
        </m:d>
      </m:oMath>
      <w:r w:rsidR="00CE7E34" w:rsidRPr="001A73CA">
        <w:rPr>
          <w:lang w:val="vi-VN"/>
        </w:rPr>
        <w:t xml:space="preserve"> </w:t>
      </w:r>
      <w:r w:rsidR="00CE7E34" w:rsidRPr="001A73CA">
        <w:t>is the scalar objective value;</w:t>
      </w:r>
    </w:p>
    <w:p w14:paraId="0607EBEE" w14:textId="77777777" w:rsidR="00CE7E34" w:rsidRPr="001A73CA" w:rsidRDefault="00252160" w:rsidP="003E3D81">
      <w:pPr>
        <w:pStyle w:val="NormalWeb"/>
        <w:numPr>
          <w:ilvl w:val="0"/>
          <w:numId w:val="12"/>
        </w:numPr>
        <w:spacing w:before="0" w:beforeAutospacing="0"/>
      </w:pPr>
      <m:oMath>
        <m:r>
          <w:rPr>
            <w:rFonts w:ascii="Cambria Math" w:hAnsi="Cambria Math"/>
          </w:rPr>
          <m:t>T</m:t>
        </m:r>
      </m:oMath>
      <w:r w:rsidR="00CE7E34" w:rsidRPr="001A73CA">
        <w:t xml:space="preserve"> is the current temperature.</w:t>
      </w:r>
    </w:p>
    <w:p w14:paraId="78F2CDCB" w14:textId="77777777" w:rsidR="00CE7E34" w:rsidRPr="001A73CA" w:rsidRDefault="00CE7E34" w:rsidP="00CE7E34">
      <w:pPr>
        <w:pStyle w:val="NormalWeb"/>
        <w:spacing w:before="0" w:beforeAutospacing="0"/>
        <w:rPr>
          <w:lang w:val="vi-VN"/>
        </w:rPr>
      </w:pPr>
      <w:r w:rsidRPr="001A73CA">
        <w:t>The temperature is reduced after each iteration:</w:t>
      </w:r>
    </w:p>
    <w:p w14:paraId="15CDD7C4" w14:textId="262BB5DE" w:rsidR="00CE7E34" w:rsidRPr="001A73CA" w:rsidRDefault="00000000" w:rsidP="00CE7E34">
      <w:pPr>
        <w:jc w:val="center"/>
        <w:rPr>
          <w:rFonts w:ascii="Arial" w:hAnsi="Arial" w:cs="Arial"/>
          <w:i/>
          <w:lang w:val="vi-VN"/>
        </w:rPr>
      </w:pPr>
      <m:oMathPara>
        <m:oMath>
          <m:sSub>
            <m:sSubPr>
              <m:ctrlPr>
                <w:rPr>
                  <w:rFonts w:ascii="Cambria Math" w:hAnsi="Cambria Math" w:cs="Arial"/>
                </w:rPr>
              </m:ctrlPr>
            </m:sSubPr>
            <m:e>
              <m:r>
                <w:rPr>
                  <w:rFonts w:ascii="Cambria Math" w:hAnsi="Cambria Math" w:cs="Arial"/>
                </w:rPr>
                <m:t>T</m:t>
              </m:r>
            </m:e>
            <m:sub>
              <m:r>
                <w:rPr>
                  <w:rFonts w:ascii="Cambria Math" w:hAnsi="Cambria Math" w:cs="Arial"/>
                </w:rPr>
                <m:t>n+1</m:t>
              </m:r>
            </m:sub>
          </m:sSub>
          <m:r>
            <w:rPr>
              <w:rFonts w:ascii="Cambria Math" w:hAnsi="Cambria Math" w:cs="Arial"/>
            </w:rPr>
            <m:t>=α</m:t>
          </m:r>
          <m:sSub>
            <m:sSubPr>
              <m:ctrlPr>
                <w:rPr>
                  <w:rFonts w:ascii="Cambria Math" w:hAnsi="Cambria Math" w:cs="Arial"/>
                </w:rPr>
              </m:ctrlPr>
            </m:sSubPr>
            <m:e>
              <m:r>
                <w:rPr>
                  <w:rFonts w:ascii="Cambria Math" w:hAnsi="Cambria Math" w:cs="Arial"/>
                </w:rPr>
                <m:t>T</m:t>
              </m:r>
            </m:e>
            <m:sub>
              <m:r>
                <w:rPr>
                  <w:rFonts w:ascii="Cambria Math" w:hAnsi="Cambria Math" w:cs="Arial"/>
                </w:rPr>
                <m:t>n</m:t>
              </m:r>
            </m:sub>
          </m:sSub>
          <m:r>
            <w:rPr>
              <w:rFonts w:ascii="Cambria Math" w:hAnsi="Arial" w:cs="Arial"/>
            </w:rPr>
            <m:t xml:space="preserve"> </m:t>
          </m:r>
          <m:r>
            <w:rPr>
              <w:rFonts w:ascii="Cambria Math" w:hAnsi="Arial" w:cs="Arial"/>
              <w:lang w:val="vi-VN"/>
            </w:rPr>
            <m:t>(26)</m:t>
          </m:r>
        </m:oMath>
      </m:oMathPara>
    </w:p>
    <w:p w14:paraId="14DB26CA" w14:textId="77777777" w:rsidR="00CE7E34" w:rsidRDefault="00CE7E34" w:rsidP="00CE7E34">
      <w:pPr>
        <w:jc w:val="both"/>
      </w:pPr>
    </w:p>
    <w:p w14:paraId="366BC9C8" w14:textId="77777777" w:rsidR="00CE7E34" w:rsidRPr="001F02D9" w:rsidRDefault="00CE7E34" w:rsidP="00CE7E34">
      <w:pPr>
        <w:jc w:val="both"/>
        <w:rPr>
          <w:lang w:val="vi-VN"/>
        </w:rPr>
      </w:pPr>
      <w:r w:rsidRPr="001F02D9">
        <w:t xml:space="preserve">The cooling rate is </w:t>
      </w:r>
      <m:oMath>
        <m:r>
          <w:rPr>
            <w:rFonts w:ascii="Cambria Math" w:hAnsi="Cambria Math"/>
          </w:rPr>
          <m:t>α</m:t>
        </m:r>
        <m:r>
          <m:rPr>
            <m:sty m:val="p"/>
          </m:rPr>
          <w:rPr>
            <w:rFonts w:ascii="Cambria Math" w:hAnsi="Cambria Math"/>
          </w:rPr>
          <m:t>= 0.9994</m:t>
        </m:r>
      </m:oMath>
      <w:r w:rsidRPr="001F02D9">
        <w:t>. At a high temperature, the algorithm is more likely to accept a worse solution. This helps the search move away from a local optimum. As the temperature decreases, worse solutions become less likely to be accepted.</w:t>
      </w:r>
    </w:p>
    <w:p w14:paraId="6028D28C" w14:textId="77777777" w:rsidR="00CE7E34" w:rsidRPr="00326086"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36" w:name="_Toc232010414"/>
      <w:r w:rsidRPr="00326086">
        <w:rPr>
          <w:rFonts w:ascii="Times New Roman" w:eastAsia="SimSun" w:hAnsi="Times New Roman" w:cs="Times New Roman"/>
          <w:color w:val="auto"/>
          <w:sz w:val="32"/>
          <w:szCs w:val="32"/>
          <w:lang w:eastAsia="zh-CN"/>
        </w:rPr>
        <w:t>4.7 Fidelity and Feasibility Gates</w:t>
      </w:r>
      <w:bookmarkEnd w:id="36"/>
    </w:p>
    <w:p w14:paraId="19223D59" w14:textId="77777777" w:rsidR="00CE7E34" w:rsidRDefault="00CE7E34" w:rsidP="00CE7E34">
      <w:pPr>
        <w:pStyle w:val="isselectedend"/>
      </w:pPr>
      <w:r>
        <w:t>The reconstructed framework was checked before the final production experiment. The verification focused on the reported algorithm structure, operational feasibility, numerical consistency, and reproducibility.</w:t>
      </w:r>
    </w:p>
    <w:p w14:paraId="519835CE" w14:textId="77777777" w:rsidR="00CE7E34" w:rsidRPr="007E6481" w:rsidRDefault="00CE7E34" w:rsidP="00CE7E34">
      <w:pPr>
        <w:pStyle w:val="NormalWeb"/>
        <w:rPr>
          <w:b/>
          <w:bCs/>
          <w:lang w:val="vi-VN"/>
        </w:rPr>
      </w:pPr>
      <w:r>
        <w:rPr>
          <w:rStyle w:val="Strong"/>
        </w:rPr>
        <w:t xml:space="preserve">Table 9. </w:t>
      </w:r>
      <w:r w:rsidRPr="00F1354D">
        <w:rPr>
          <w:rStyle w:val="Strong"/>
          <w:b w:val="0"/>
          <w:bCs w:val="0"/>
        </w:rPr>
        <w:t>Verification gates applied before the production experiment</w:t>
      </w:r>
    </w:p>
    <w:p w14:paraId="5754FBB2" w14:textId="77777777" w:rsidR="00CE7E34" w:rsidRDefault="00CE7E34" w:rsidP="00CE7E34">
      <w:pPr>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6"/>
        <w:gridCol w:w="3580"/>
        <w:gridCol w:w="2508"/>
        <w:gridCol w:w="736"/>
      </w:tblGrid>
      <w:tr w:rsidR="00CE7E34" w14:paraId="61C41482" w14:textId="77777777" w:rsidTr="003F17C6">
        <w:trPr>
          <w:tblHeader/>
          <w:tblCellSpacing w:w="15" w:type="dxa"/>
        </w:trPr>
        <w:tc>
          <w:tcPr>
            <w:tcW w:w="0" w:type="auto"/>
            <w:shd w:val="clear" w:color="auto" w:fill="DBE5F1" w:themeFill="accent1" w:themeFillTint="33"/>
            <w:vAlign w:val="center"/>
            <w:hideMark/>
          </w:tcPr>
          <w:p w14:paraId="7248D006" w14:textId="77777777" w:rsidR="00CE7E34" w:rsidRDefault="00CE7E34" w:rsidP="003F17C6">
            <w:pPr>
              <w:jc w:val="center"/>
              <w:rPr>
                <w:b/>
                <w:bCs/>
              </w:rPr>
            </w:pPr>
            <w:r>
              <w:rPr>
                <w:b/>
                <w:bCs/>
              </w:rPr>
              <w:t>Gate</w:t>
            </w:r>
          </w:p>
        </w:tc>
        <w:tc>
          <w:tcPr>
            <w:tcW w:w="0" w:type="auto"/>
            <w:shd w:val="clear" w:color="auto" w:fill="DBE5F1" w:themeFill="accent1" w:themeFillTint="33"/>
            <w:vAlign w:val="center"/>
            <w:hideMark/>
          </w:tcPr>
          <w:p w14:paraId="6E6179C0" w14:textId="77777777" w:rsidR="00CE7E34" w:rsidRDefault="00CE7E34" w:rsidP="003F17C6">
            <w:pPr>
              <w:jc w:val="center"/>
              <w:rPr>
                <w:b/>
                <w:bCs/>
              </w:rPr>
            </w:pPr>
            <w:r>
              <w:rPr>
                <w:b/>
                <w:bCs/>
              </w:rPr>
              <w:t>What was checked</w:t>
            </w:r>
          </w:p>
        </w:tc>
        <w:tc>
          <w:tcPr>
            <w:tcW w:w="0" w:type="auto"/>
            <w:shd w:val="clear" w:color="auto" w:fill="DBE5F1" w:themeFill="accent1" w:themeFillTint="33"/>
            <w:vAlign w:val="center"/>
            <w:hideMark/>
          </w:tcPr>
          <w:p w14:paraId="2C88B975" w14:textId="77777777" w:rsidR="00CE7E34" w:rsidRDefault="00CE7E34" w:rsidP="003F17C6">
            <w:pPr>
              <w:jc w:val="center"/>
              <w:rPr>
                <w:b/>
                <w:bCs/>
              </w:rPr>
            </w:pPr>
            <w:r>
              <w:rPr>
                <w:b/>
                <w:bCs/>
              </w:rPr>
              <w:t>Evidence used</w:t>
            </w:r>
          </w:p>
        </w:tc>
        <w:tc>
          <w:tcPr>
            <w:tcW w:w="0" w:type="auto"/>
            <w:shd w:val="clear" w:color="auto" w:fill="DBE5F1" w:themeFill="accent1" w:themeFillTint="33"/>
            <w:vAlign w:val="center"/>
            <w:hideMark/>
          </w:tcPr>
          <w:p w14:paraId="143F76FA" w14:textId="77777777" w:rsidR="00CE7E34" w:rsidRDefault="00CE7E34" w:rsidP="003F17C6">
            <w:pPr>
              <w:jc w:val="center"/>
              <w:rPr>
                <w:b/>
                <w:bCs/>
              </w:rPr>
            </w:pPr>
            <w:r>
              <w:rPr>
                <w:b/>
                <w:bCs/>
              </w:rPr>
              <w:t>Status</w:t>
            </w:r>
          </w:p>
        </w:tc>
      </w:tr>
      <w:tr w:rsidR="00CE7E34" w14:paraId="5EB40D1D" w14:textId="77777777" w:rsidTr="003F17C6">
        <w:trPr>
          <w:tblCellSpacing w:w="15" w:type="dxa"/>
        </w:trPr>
        <w:tc>
          <w:tcPr>
            <w:tcW w:w="0" w:type="auto"/>
            <w:vAlign w:val="center"/>
            <w:hideMark/>
          </w:tcPr>
          <w:p w14:paraId="3A53A834" w14:textId="77777777" w:rsidR="00CE7E34" w:rsidRDefault="00CE7E34" w:rsidP="003F17C6">
            <w:r>
              <w:t>Structural fidelity</w:t>
            </w:r>
          </w:p>
        </w:tc>
        <w:tc>
          <w:tcPr>
            <w:tcW w:w="0" w:type="auto"/>
            <w:vAlign w:val="center"/>
            <w:hideMark/>
          </w:tcPr>
          <w:p w14:paraId="366898BA" w14:textId="77777777" w:rsidR="00CE7E34" w:rsidRDefault="00CE7E34" w:rsidP="003F17C6">
            <w:r>
              <w:t>Operator inventory, parameter values, and solution representation</w:t>
            </w:r>
          </w:p>
        </w:tc>
        <w:tc>
          <w:tcPr>
            <w:tcW w:w="0" w:type="auto"/>
            <w:vAlign w:val="center"/>
            <w:hideMark/>
          </w:tcPr>
          <w:p w14:paraId="65B7D622" w14:textId="77777777" w:rsidR="00CE7E34" w:rsidRDefault="00CE7E34" w:rsidP="003F17C6">
            <w:r>
              <w:t>Controlled component tests and configuration review</w:t>
            </w:r>
          </w:p>
        </w:tc>
        <w:tc>
          <w:tcPr>
            <w:tcW w:w="0" w:type="auto"/>
            <w:vAlign w:val="center"/>
            <w:hideMark/>
          </w:tcPr>
          <w:p w14:paraId="589EC9E4" w14:textId="77777777" w:rsidR="00CE7E34" w:rsidRDefault="00CE7E34" w:rsidP="003F17C6">
            <w:r>
              <w:t>Pass</w:t>
            </w:r>
          </w:p>
        </w:tc>
      </w:tr>
      <w:tr w:rsidR="00CE7E34" w14:paraId="40C241D3" w14:textId="77777777" w:rsidTr="003F17C6">
        <w:trPr>
          <w:tblCellSpacing w:w="15" w:type="dxa"/>
        </w:trPr>
        <w:tc>
          <w:tcPr>
            <w:tcW w:w="0" w:type="auto"/>
            <w:vAlign w:val="center"/>
            <w:hideMark/>
          </w:tcPr>
          <w:p w14:paraId="3C67F0D8" w14:textId="77777777" w:rsidR="00CE7E34" w:rsidRDefault="00CE7E34" w:rsidP="003F17C6">
            <w:r>
              <w:t>Behavioral fidelity</w:t>
            </w:r>
          </w:p>
        </w:tc>
        <w:tc>
          <w:tcPr>
            <w:tcW w:w="0" w:type="auto"/>
            <w:vAlign w:val="center"/>
            <w:hideMark/>
          </w:tcPr>
          <w:p w14:paraId="7A8F6A1A" w14:textId="77777777" w:rsidR="00CE7E34" w:rsidRDefault="00CE7E34" w:rsidP="003F17C6">
            <w:r>
              <w:t>Customer types, delivery options, capacities, time windows, and TN synchronization</w:t>
            </w:r>
          </w:p>
        </w:tc>
        <w:tc>
          <w:tcPr>
            <w:tcW w:w="0" w:type="auto"/>
            <w:vAlign w:val="center"/>
            <w:hideMark/>
          </w:tcPr>
          <w:p w14:paraId="6AE66D44" w14:textId="77777777" w:rsidR="00CE7E34" w:rsidRDefault="00CE7E34" w:rsidP="003F17C6">
            <w:r>
              <w:t>Shared final validator</w:t>
            </w:r>
          </w:p>
        </w:tc>
        <w:tc>
          <w:tcPr>
            <w:tcW w:w="0" w:type="auto"/>
            <w:vAlign w:val="center"/>
            <w:hideMark/>
          </w:tcPr>
          <w:p w14:paraId="24FAB36E" w14:textId="77777777" w:rsidR="00CE7E34" w:rsidRDefault="00CE7E34" w:rsidP="003F17C6">
            <w:r>
              <w:t>Pass</w:t>
            </w:r>
          </w:p>
        </w:tc>
      </w:tr>
      <w:tr w:rsidR="00CE7E34" w14:paraId="7DAE71A6" w14:textId="77777777" w:rsidTr="003F17C6">
        <w:trPr>
          <w:tblCellSpacing w:w="15" w:type="dxa"/>
        </w:trPr>
        <w:tc>
          <w:tcPr>
            <w:tcW w:w="0" w:type="auto"/>
            <w:vAlign w:val="center"/>
            <w:hideMark/>
          </w:tcPr>
          <w:p w14:paraId="776424B3" w14:textId="77777777" w:rsidR="00CE7E34" w:rsidRDefault="00CE7E34" w:rsidP="003F17C6">
            <w:r>
              <w:t>Numerical consistency</w:t>
            </w:r>
          </w:p>
          <w:p w14:paraId="57E0DA31" w14:textId="77777777" w:rsidR="00CE7E34" w:rsidRPr="007C3312" w:rsidRDefault="00CE7E34" w:rsidP="003F17C6"/>
          <w:p w14:paraId="681F6AAE" w14:textId="77777777" w:rsidR="00CE7E34" w:rsidRPr="007C3312" w:rsidRDefault="00CE7E34" w:rsidP="003F17C6"/>
          <w:p w14:paraId="184C9019" w14:textId="77777777" w:rsidR="00CE7E34" w:rsidRDefault="00CE7E34" w:rsidP="003F17C6"/>
          <w:p w14:paraId="4C40BE5D" w14:textId="77777777" w:rsidR="00CE7E34" w:rsidRPr="007C3312" w:rsidRDefault="00CE7E34" w:rsidP="003F17C6"/>
        </w:tc>
        <w:tc>
          <w:tcPr>
            <w:tcW w:w="0" w:type="auto"/>
            <w:vAlign w:val="center"/>
            <w:hideMark/>
          </w:tcPr>
          <w:p w14:paraId="6AD3C0DC" w14:textId="77777777" w:rsidR="00CE7E34" w:rsidRDefault="00CE7E34" w:rsidP="003F17C6">
            <w:r>
              <w:t xml:space="preserve">Cost, emissions, normalization, and </w:t>
            </w:r>
            <m:oMath>
              <m:sSub>
                <m:sSubPr>
                  <m:ctrlPr>
                    <w:rPr>
                      <w:rFonts w:ascii="Cambria Math" w:hAnsi="Cambria Math"/>
                    </w:rPr>
                  </m:ctrlPr>
                </m:sSubPr>
                <m:e>
                  <m:r>
                    <w:rPr>
                      <w:rFonts w:ascii="Cambria Math" w:hAnsi="Cambria Math"/>
                    </w:rPr>
                    <m:t>F</m:t>
                  </m:r>
                </m:e>
                <m:sub>
                  <m:r>
                    <w:rPr>
                      <w:rFonts w:ascii="Cambria Math" w:hAnsi="Cambria Math"/>
                    </w:rPr>
                    <m:t>λ</m:t>
                  </m:r>
                </m:sub>
              </m:sSub>
            </m:oMath>
            <w:r>
              <w:rPr>
                <w:lang w:val="vi-VN"/>
              </w:rPr>
              <w:t xml:space="preserve"> </w:t>
            </w:r>
            <w:r>
              <w:t>recomputation</w:t>
            </w:r>
          </w:p>
        </w:tc>
        <w:tc>
          <w:tcPr>
            <w:tcW w:w="0" w:type="auto"/>
            <w:vAlign w:val="center"/>
            <w:hideMark/>
          </w:tcPr>
          <w:p w14:paraId="589AB846" w14:textId="77777777" w:rsidR="00CE7E34" w:rsidRDefault="00CE7E34" w:rsidP="003F17C6">
            <w:r>
              <w:t>Independent evaluator</w:t>
            </w:r>
          </w:p>
        </w:tc>
        <w:tc>
          <w:tcPr>
            <w:tcW w:w="0" w:type="auto"/>
            <w:vAlign w:val="center"/>
            <w:hideMark/>
          </w:tcPr>
          <w:p w14:paraId="429C351D" w14:textId="77777777" w:rsidR="00CE7E34" w:rsidRDefault="00CE7E34" w:rsidP="003F17C6">
            <w:r>
              <w:t>Pass</w:t>
            </w:r>
          </w:p>
        </w:tc>
      </w:tr>
      <w:tr w:rsidR="00CE7E34" w14:paraId="21F3923D" w14:textId="77777777" w:rsidTr="003F17C6">
        <w:trPr>
          <w:tblCellSpacing w:w="15" w:type="dxa"/>
        </w:trPr>
        <w:tc>
          <w:tcPr>
            <w:tcW w:w="0" w:type="auto"/>
            <w:vAlign w:val="center"/>
            <w:hideMark/>
          </w:tcPr>
          <w:p w14:paraId="284ADE86" w14:textId="77777777" w:rsidR="00CE7E34" w:rsidRDefault="00CE7E34" w:rsidP="003F17C6">
            <w:r>
              <w:lastRenderedPageBreak/>
              <w:t>Reproducibility</w:t>
            </w:r>
          </w:p>
        </w:tc>
        <w:tc>
          <w:tcPr>
            <w:tcW w:w="0" w:type="auto"/>
            <w:vAlign w:val="center"/>
            <w:hideMark/>
          </w:tcPr>
          <w:p w14:paraId="5B477FD6" w14:textId="77777777" w:rsidR="00CE7E34" w:rsidRDefault="00CE7E34" w:rsidP="003F17C6">
            <w:r>
              <w:t>Lambda value, random seed, iteration count, configuration, and output files</w:t>
            </w:r>
          </w:p>
        </w:tc>
        <w:tc>
          <w:tcPr>
            <w:tcW w:w="0" w:type="auto"/>
            <w:vAlign w:val="center"/>
            <w:hideMark/>
          </w:tcPr>
          <w:p w14:paraId="610027AE" w14:textId="77777777" w:rsidR="00CE7E34" w:rsidRDefault="00CE7E34" w:rsidP="003F17C6">
            <w:r>
              <w:t>Run manifests and deterministic seeds</w:t>
            </w:r>
          </w:p>
        </w:tc>
        <w:tc>
          <w:tcPr>
            <w:tcW w:w="0" w:type="auto"/>
            <w:vAlign w:val="center"/>
            <w:hideMark/>
          </w:tcPr>
          <w:p w14:paraId="5DFF307A" w14:textId="77777777" w:rsidR="00CE7E34" w:rsidRDefault="00CE7E34" w:rsidP="003F17C6">
            <w:r>
              <w:t>Pass</w:t>
            </w:r>
          </w:p>
        </w:tc>
      </w:tr>
      <w:tr w:rsidR="00CE7E34" w14:paraId="3474A3DE" w14:textId="77777777" w:rsidTr="003F17C6">
        <w:trPr>
          <w:tblCellSpacing w:w="15" w:type="dxa"/>
        </w:trPr>
        <w:tc>
          <w:tcPr>
            <w:tcW w:w="0" w:type="auto"/>
            <w:vAlign w:val="center"/>
            <w:hideMark/>
          </w:tcPr>
          <w:p w14:paraId="183DE071" w14:textId="77777777" w:rsidR="00CE7E34" w:rsidRDefault="00CE7E34" w:rsidP="003F17C6">
            <w:r>
              <w:t>Production readiness</w:t>
            </w:r>
          </w:p>
        </w:tc>
        <w:tc>
          <w:tcPr>
            <w:tcW w:w="0" w:type="auto"/>
            <w:vAlign w:val="center"/>
            <w:hideMark/>
          </w:tcPr>
          <w:p w14:paraId="18D7FDF5" w14:textId="77777777" w:rsidR="00CE7E34" w:rsidRDefault="00CE7E34" w:rsidP="003F17C6">
            <w:r>
              <w:t>Complete outputs, no duplicate runs, and final validator pass</w:t>
            </w:r>
          </w:p>
        </w:tc>
        <w:tc>
          <w:tcPr>
            <w:tcW w:w="0" w:type="auto"/>
            <w:vAlign w:val="center"/>
            <w:hideMark/>
          </w:tcPr>
          <w:p w14:paraId="31366E9B" w14:textId="77777777" w:rsidR="00CE7E34" w:rsidRDefault="00CE7E34" w:rsidP="003F17C6">
            <w:r>
              <w:t>Consolidated result checks</w:t>
            </w:r>
          </w:p>
        </w:tc>
        <w:tc>
          <w:tcPr>
            <w:tcW w:w="0" w:type="auto"/>
            <w:vAlign w:val="center"/>
            <w:hideMark/>
          </w:tcPr>
          <w:p w14:paraId="103DF88B" w14:textId="77777777" w:rsidR="00CE7E34" w:rsidRDefault="00CE7E34" w:rsidP="003F17C6">
            <w:r>
              <w:t>Pass</w:t>
            </w:r>
          </w:p>
        </w:tc>
      </w:tr>
    </w:tbl>
    <w:p w14:paraId="79BF5E67" w14:textId="77777777" w:rsidR="00CE7E34" w:rsidRDefault="00CE7E34" w:rsidP="00CE7E34">
      <w:pPr>
        <w:rPr>
          <w:lang w:val="vi-VN"/>
        </w:rPr>
      </w:pPr>
    </w:p>
    <w:p w14:paraId="3D957EB1" w14:textId="77777777" w:rsidR="00CE7E34" w:rsidRPr="001F02D9" w:rsidRDefault="00CE7E34" w:rsidP="00CE7E34">
      <w:pPr>
        <w:rPr>
          <w:lang w:val="vi-VN" w:eastAsia="zh-CN"/>
        </w:rPr>
      </w:pPr>
      <w:r w:rsidRPr="001F02D9">
        <w:t>These gates do not prove that every undocumented implementation detail is identical to the original authors’ code. They show that the reported problem structure and ALNS components were reconstructed and tested against the computational contract used in this project.</w:t>
      </w:r>
    </w:p>
    <w:p w14:paraId="2B2A2E15" w14:textId="77777777" w:rsidR="00CE7E34" w:rsidRPr="007A02B6"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37" w:name="_Toc232010415"/>
      <w:r w:rsidRPr="007A02B6">
        <w:rPr>
          <w:rFonts w:ascii="Times New Roman" w:eastAsia="SimSun" w:hAnsi="Times New Roman" w:cs="Times New Roman"/>
          <w:color w:val="auto"/>
          <w:sz w:val="32"/>
          <w:szCs w:val="32"/>
          <w:lang w:eastAsia="zh-CN"/>
        </w:rPr>
        <w:t>4.8 Feasibility-Consistency Correction and Final Rerun</w:t>
      </w:r>
      <w:bookmarkEnd w:id="37"/>
    </w:p>
    <w:p w14:paraId="0C36B70B" w14:textId="6161328D" w:rsidR="00CE7E34" w:rsidRDefault="00CE7E34" w:rsidP="00CE7E34">
      <w:pPr>
        <w:pStyle w:val="isselectedend"/>
      </w:pPr>
      <w:r>
        <w:t>During the pilot experiment, an inconsistency was found between the repair-stage capacity check and the final validator. The issue concerned TN handoff demand when more than one dedicated</w:t>
      </w:r>
      <w:r w:rsidR="054F155A">
        <w:t xml:space="preserve"> </w:t>
      </w:r>
      <w:proofErr w:type="gramStart"/>
      <w:r w:rsidR="054F155A">
        <w:t>vehicles</w:t>
      </w:r>
      <w:proofErr w:type="gramEnd"/>
      <w:r>
        <w:t xml:space="preserve"> route visited the same transfer node.</w:t>
      </w:r>
    </w:p>
    <w:p w14:paraId="2A18EB8D" w14:textId="77777777" w:rsidR="00CE7E34" w:rsidRDefault="00CE7E34" w:rsidP="00CE7E34">
      <w:pPr>
        <w:pStyle w:val="isselectedend"/>
      </w:pPr>
      <w:r>
        <w:t>The repair-stage feasibility logic was aligned with the shared validator so that candidate solutions and final solutions used the same capacity interpretation. This correction did not introduce a new search operator or algorithmic enhancement.</w:t>
      </w:r>
    </w:p>
    <w:p w14:paraId="19114FCD" w14:textId="77777777" w:rsidR="00CE7E34" w:rsidRDefault="00CE7E34" w:rsidP="00CE7E34">
      <w:pPr>
        <w:pStyle w:val="isselectedend"/>
      </w:pPr>
      <w:r>
        <w:t>However, a change in candidate feasibility can affect the trajectory of a stochastic search. For this reason, mixed-provenance pilot outputs were excluded from the primary analysis. The C101-derived and R101-derived production experiments were then executed under the same corrected code revision, hardware environment, seed set, and iteration budget.</w:t>
      </w:r>
    </w:p>
    <w:p w14:paraId="482F1B34" w14:textId="77777777" w:rsidR="00CE7E34" w:rsidRDefault="00CE7E34" w:rsidP="00CE7E34">
      <w:pPr>
        <w:pStyle w:val="NormalWeb"/>
      </w:pPr>
      <w:r>
        <w:t>After the regression checks were completed, the experiment settings were frozen. The final production design is presented in Chapter 5.</w:t>
      </w:r>
      <w:r>
        <w:br w:type="page"/>
      </w:r>
    </w:p>
    <w:p w14:paraId="5233686A" w14:textId="77777777" w:rsidR="00CE7E34" w:rsidRPr="00EB3A17" w:rsidRDefault="00CE7E34" w:rsidP="00CE7E34">
      <w:pPr>
        <w:pStyle w:val="Heading1"/>
        <w:spacing w:before="100" w:beforeAutospacing="1" w:after="100" w:afterAutospacing="1" w:line="278" w:lineRule="auto"/>
        <w:jc w:val="center"/>
        <w:rPr>
          <w:rFonts w:ascii="Times New Roman" w:eastAsia="Calibri" w:hAnsi="Times New Roman" w:cs="Times New Roman"/>
          <w:color w:val="auto"/>
          <w:sz w:val="40"/>
        </w:rPr>
      </w:pPr>
      <w:bookmarkStart w:id="38" w:name="_Toc232010416"/>
      <w:r w:rsidRPr="00EB3A17">
        <w:rPr>
          <w:rFonts w:ascii="Times New Roman" w:eastAsia="Calibri" w:hAnsi="Times New Roman" w:cs="Times New Roman"/>
          <w:color w:val="auto"/>
          <w:sz w:val="40"/>
        </w:rPr>
        <w:lastRenderedPageBreak/>
        <w:t>CHAPTER 5. BENCHMARK CONSTRUCTION AND EXPERIMENTAL DESIGN</w:t>
      </w:r>
      <w:bookmarkEnd w:id="38"/>
    </w:p>
    <w:p w14:paraId="19399223" w14:textId="77777777" w:rsidR="00CE7E34" w:rsidRPr="0058452D"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val="vi-VN" w:eastAsia="zh-CN"/>
        </w:rPr>
      </w:pPr>
      <w:bookmarkStart w:id="39" w:name="_Toc232010417"/>
      <w:r w:rsidRPr="00326086">
        <w:rPr>
          <w:rFonts w:ascii="Times New Roman" w:eastAsia="SimSun" w:hAnsi="Times New Roman" w:cs="Times New Roman"/>
          <w:color w:val="auto"/>
          <w:sz w:val="32"/>
          <w:szCs w:val="32"/>
          <w:lang w:eastAsia="zh-CN"/>
        </w:rPr>
        <w:t xml:space="preserve">5.1 </w:t>
      </w:r>
      <w:r w:rsidRPr="0058452D">
        <w:rPr>
          <w:rFonts w:ascii="Times New Roman" w:eastAsia="SimSun" w:hAnsi="Times New Roman" w:cs="Times New Roman"/>
          <w:color w:val="auto"/>
          <w:sz w:val="32"/>
          <w:szCs w:val="32"/>
          <w:lang w:eastAsia="zh-CN"/>
        </w:rPr>
        <w:t>Source Data and Derived Benchmark Instances</w:t>
      </w:r>
      <w:bookmarkEnd w:id="39"/>
    </w:p>
    <w:p w14:paraId="50A80435" w14:textId="77777777" w:rsidR="00CE7E34" w:rsidRDefault="00CE7E34" w:rsidP="00CE7E34">
      <w:pPr>
        <w:pStyle w:val="isselectedend"/>
      </w:pPr>
      <w:r>
        <w:t>The customer coordinates, demands, service times, and time-window information were obtained from the Solomon Vehicle Routing Problem with Time Windows benchmark dataset available through the SINTEF repository.</w:t>
      </w:r>
    </w:p>
    <w:p w14:paraId="58B647A2" w14:textId="105CD7FE" w:rsidR="00CE7E34" w:rsidRDefault="00CE7E34" w:rsidP="00CE7E34">
      <w:pPr>
        <w:pStyle w:val="isselectedend"/>
      </w:pPr>
      <w:r>
        <w:t>The project uses the C101 and R101 instance families. C101 represents a clustered customer-location structure, while R101 represents a more randomly distributed structure. These two families were selected to examine whether spatial arrangement affects route consolidation, occasional</w:t>
      </w:r>
      <w:r w:rsidR="069FBF9A">
        <w:t xml:space="preserve"> </w:t>
      </w:r>
      <w:proofErr w:type="gramStart"/>
      <w:r w:rsidR="069FBF9A">
        <w:t>drivers</w:t>
      </w:r>
      <w:proofErr w:type="gramEnd"/>
      <w:r>
        <w:t xml:space="preserve"> detours, solution variability, and the cost–emission relationship.</w:t>
      </w:r>
    </w:p>
    <w:p w14:paraId="63E6FEA5" w14:textId="36B4E41E" w:rsidR="00CE7E34" w:rsidRDefault="00CE7E34" w:rsidP="00CE7E34">
      <w:pPr>
        <w:pStyle w:val="isselectedend"/>
      </w:pPr>
      <w:r>
        <w:t xml:space="preserve">The original Solomon data describe a classical VRPTW with one depot, customer coordinates, customer demands, service times, vehicle capacity, and time windows. They do not contain occasional </w:t>
      </w:r>
      <w:proofErr w:type="spellStart"/>
      <w:r w:rsidR="069FBF9A">
        <w:t>drivers</w:t>
      </w:r>
      <w:r>
        <w:t>s</w:t>
      </w:r>
      <w:proofErr w:type="spellEnd"/>
      <w:r>
        <w:t>, alternative delivery points, transshipment nodes, customer delivery types, or emission parameters.</w:t>
      </w:r>
    </w:p>
    <w:p w14:paraId="2FC3F641" w14:textId="77777777" w:rsidR="00CE7E34" w:rsidRDefault="00CE7E34" w:rsidP="00CE7E34">
      <w:pPr>
        <w:pStyle w:val="isselectedend"/>
      </w:pPr>
      <w:r>
        <w:t>The Solomon records were therefore used as the spatial, demand, service-time, and time-window foundation. They were transformed into CSPTW-TN-DO instances by adding:</w:t>
      </w:r>
    </w:p>
    <w:p w14:paraId="0BCAEE30" w14:textId="27490274" w:rsidR="00CE7E34" w:rsidRDefault="00CE7E34" w:rsidP="003E3D81">
      <w:pPr>
        <w:numPr>
          <w:ilvl w:val="0"/>
          <w:numId w:val="13"/>
        </w:numPr>
        <w:spacing w:before="100" w:beforeAutospacing="1" w:after="100" w:afterAutospacing="1"/>
      </w:pPr>
      <w:r>
        <w:t>three customer delivery types</w:t>
      </w:r>
    </w:p>
    <w:p w14:paraId="0320615C" w14:textId="6E05BC34" w:rsidR="00CE7E34" w:rsidRDefault="00CE7E34" w:rsidP="003E3D81">
      <w:pPr>
        <w:numPr>
          <w:ilvl w:val="0"/>
          <w:numId w:val="13"/>
        </w:numPr>
        <w:spacing w:before="100" w:beforeAutospacing="1" w:after="100" w:afterAutospacing="1"/>
      </w:pPr>
      <w:r>
        <w:t>dedicated</w:t>
      </w:r>
      <w:r w:rsidR="054F155A">
        <w:t xml:space="preserve"> vehicles</w:t>
      </w:r>
      <w:r>
        <w:t xml:space="preserve"> settings</w:t>
      </w:r>
    </w:p>
    <w:p w14:paraId="0C43C990" w14:textId="7663F920" w:rsidR="00CE7E34" w:rsidRDefault="00CE7E34" w:rsidP="003E3D81">
      <w:pPr>
        <w:numPr>
          <w:ilvl w:val="0"/>
          <w:numId w:val="13"/>
        </w:numPr>
        <w:spacing w:before="100" w:beforeAutospacing="1" w:after="100" w:afterAutospacing="1"/>
      </w:pPr>
      <w:r>
        <w:t>occasional</w:t>
      </w:r>
      <w:r w:rsidR="069FBF9A">
        <w:t xml:space="preserve"> </w:t>
      </w:r>
      <w:proofErr w:type="gramStart"/>
      <w:r w:rsidR="069FBF9A">
        <w:t>drivers</w:t>
      </w:r>
      <w:proofErr w:type="gramEnd"/>
      <w:r>
        <w:t xml:space="preserve"> origins and destinations</w:t>
      </w:r>
    </w:p>
    <w:p w14:paraId="1F984334" w14:textId="7930313E" w:rsidR="00CE7E34" w:rsidRDefault="00CE7E34" w:rsidP="003E3D81">
      <w:pPr>
        <w:numPr>
          <w:ilvl w:val="0"/>
          <w:numId w:val="13"/>
        </w:numPr>
        <w:spacing w:before="100" w:beforeAutospacing="1" w:after="100" w:afterAutospacing="1"/>
      </w:pPr>
      <w:r>
        <w:t>alternative delivery points</w:t>
      </w:r>
    </w:p>
    <w:p w14:paraId="2F56DA9A" w14:textId="48DE1135" w:rsidR="00CE7E34" w:rsidRDefault="00CE7E34" w:rsidP="003E3D81">
      <w:pPr>
        <w:numPr>
          <w:ilvl w:val="0"/>
          <w:numId w:val="13"/>
        </w:numPr>
        <w:spacing w:before="100" w:beforeAutospacing="1" w:after="100" w:afterAutospacing="1"/>
      </w:pPr>
      <w:r>
        <w:t>transshipment nodes</w:t>
      </w:r>
    </w:p>
    <w:p w14:paraId="320D23CB" w14:textId="0A46F77F" w:rsidR="00CE7E34" w:rsidRDefault="00CE7E34" w:rsidP="003E3D81">
      <w:pPr>
        <w:numPr>
          <w:ilvl w:val="0"/>
          <w:numId w:val="13"/>
        </w:numPr>
        <w:spacing w:before="100" w:beforeAutospacing="1" w:after="100" w:afterAutospacing="1"/>
      </w:pPr>
      <w:r>
        <w:t>customer-to-ADP assignments</w:t>
      </w:r>
    </w:p>
    <w:p w14:paraId="3D22FCC6" w14:textId="15E82A2D" w:rsidR="00CE7E34" w:rsidRDefault="00CE7E34" w:rsidP="003E3D81">
      <w:pPr>
        <w:numPr>
          <w:ilvl w:val="0"/>
          <w:numId w:val="13"/>
        </w:numPr>
        <w:spacing w:before="100" w:beforeAutospacing="1" w:after="100" w:afterAutospacing="1"/>
      </w:pPr>
      <w:r>
        <w:t>occasional</w:t>
      </w:r>
      <w:r w:rsidR="069FBF9A">
        <w:t xml:space="preserve"> </w:t>
      </w:r>
      <w:proofErr w:type="gramStart"/>
      <w:r w:rsidR="069FBF9A">
        <w:t>drivers</w:t>
      </w:r>
      <w:proofErr w:type="gramEnd"/>
      <w:r>
        <w:t xml:space="preserve"> capacities and availability periods</w:t>
      </w:r>
    </w:p>
    <w:p w14:paraId="024807D8" w14:textId="6C6BC097" w:rsidR="00CE7E34" w:rsidRDefault="00CE7E34" w:rsidP="003E3D81">
      <w:pPr>
        <w:numPr>
          <w:ilvl w:val="0"/>
          <w:numId w:val="13"/>
        </w:numPr>
        <w:spacing w:before="100" w:beforeAutospacing="1" w:after="100" w:afterAutospacing="1"/>
      </w:pPr>
      <w:r>
        <w:t>operational emission parameters</w:t>
      </w:r>
    </w:p>
    <w:p w14:paraId="2061A56A" w14:textId="77777777" w:rsidR="00CE7E34" w:rsidRDefault="00CE7E34" w:rsidP="00CE7E34">
      <w:pPr>
        <w:pStyle w:val="isselectedend"/>
      </w:pPr>
      <w:r>
        <w:t>The final instances are referred to as C101-derived and R101-derived CSPTW-TN-DO instances. They are not unchanged Solomon VRPTW instances, and their objective values are not directly comparable with the published Solomon best-known solutions.</w:t>
      </w:r>
    </w:p>
    <w:p w14:paraId="5D1392F9" w14:textId="77777777" w:rsidR="00CE7E34" w:rsidRPr="00391470" w:rsidRDefault="00CE7E34" w:rsidP="00CE7E34">
      <w:pPr>
        <w:pStyle w:val="isselectedend"/>
        <w:rPr>
          <w:lang w:val="vi-VN"/>
        </w:rPr>
      </w:pPr>
      <w:r>
        <w:t>The spatial structures of the final instances are shown in Figure 5.</w:t>
      </w:r>
    </w:p>
    <w:p w14:paraId="52FA4587" w14:textId="77777777" w:rsidR="00CE7E34" w:rsidRPr="00EB2496" w:rsidRDefault="00CE7E34" w:rsidP="00CE7E34">
      <w:pPr>
        <w:pStyle w:val="isselectedend"/>
        <w:rPr>
          <w:lang w:val="vi-VN"/>
        </w:rPr>
      </w:pPr>
      <w:r>
        <w:rPr>
          <w:noProof/>
          <w:lang w:val="vi-VN"/>
        </w:rPr>
        <w:lastRenderedPageBreak/>
        <w:drawing>
          <wp:anchor distT="0" distB="0" distL="114300" distR="114300" simplePos="0" relativeHeight="251658242" behindDoc="0" locked="0" layoutInCell="1" allowOverlap="1" wp14:anchorId="16C69669" wp14:editId="5B84FD21">
            <wp:simplePos x="0" y="0"/>
            <wp:positionH relativeFrom="column">
              <wp:posOffset>-53340</wp:posOffset>
            </wp:positionH>
            <wp:positionV relativeFrom="paragraph">
              <wp:posOffset>0</wp:posOffset>
            </wp:positionV>
            <wp:extent cx="5486400" cy="3470275"/>
            <wp:effectExtent l="0" t="0" r="0" b="0"/>
            <wp:wrapSquare wrapText="bothSides"/>
            <wp:docPr id="9973292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29243" name="Picture 997329243"/>
                    <pic:cNvPicPr/>
                  </pic:nvPicPr>
                  <pic:blipFill>
                    <a:blip r:embed="rId13"/>
                    <a:stretch>
                      <a:fillRect/>
                    </a:stretch>
                  </pic:blipFill>
                  <pic:spPr>
                    <a:xfrm>
                      <a:off x="0" y="0"/>
                      <a:ext cx="5486400" cy="3470275"/>
                    </a:xfrm>
                    <a:prstGeom prst="rect">
                      <a:avLst/>
                    </a:prstGeom>
                  </pic:spPr>
                </pic:pic>
              </a:graphicData>
            </a:graphic>
            <wp14:sizeRelH relativeFrom="page">
              <wp14:pctWidth>0</wp14:pctWidth>
            </wp14:sizeRelH>
            <wp14:sizeRelV relativeFrom="page">
              <wp14:pctHeight>0</wp14:pctHeight>
            </wp14:sizeRelV>
          </wp:anchor>
        </w:drawing>
      </w:r>
      <w:r w:rsidRPr="00EB2496">
        <w:rPr>
          <w:b/>
          <w:bCs/>
        </w:rPr>
        <w:t>Figure 5.</w:t>
      </w:r>
      <w:r>
        <w:t xml:space="preserve"> Spatial layouts of the C101-derived and R101-derived CSPTW-TN-DO instances.</w:t>
      </w:r>
      <w:r>
        <w:rPr>
          <w:lang w:val="vi-VN"/>
        </w:rPr>
        <w:t xml:space="preserve"> </w:t>
      </w:r>
    </w:p>
    <w:p w14:paraId="664A3B89" w14:textId="77777777" w:rsidR="00CE7E34" w:rsidRPr="00B30F3C" w:rsidRDefault="00CE7E34" w:rsidP="00CE7E34">
      <w:pPr>
        <w:pStyle w:val="NormalWeb"/>
        <w:rPr>
          <w:lang w:val="vi-VN"/>
        </w:rPr>
      </w:pPr>
      <w:r w:rsidRPr="00391470">
        <w:rPr>
          <w:b/>
          <w:bCs/>
        </w:rPr>
        <w:t>Note</w:t>
      </w:r>
      <w:r>
        <w:rPr>
          <w:lang w:val="vi-VN"/>
        </w:rPr>
        <w:t>:</w:t>
      </w:r>
      <w:r>
        <w:t xml:space="preserve"> Customer coordinates are based on the Solomon VRPTW benchmark from the SINTEF repository. The ADP and TN locations were generated during the instance-construction process of this study.</w:t>
      </w:r>
    </w:p>
    <w:p w14:paraId="48DADB66" w14:textId="77777777" w:rsidR="00CE7E34" w:rsidRPr="00326086"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40" w:name="_Toc232010418"/>
      <w:r w:rsidRPr="00326086">
        <w:rPr>
          <w:rFonts w:ascii="Times New Roman" w:eastAsia="SimSun" w:hAnsi="Times New Roman" w:cs="Times New Roman"/>
          <w:color w:val="auto"/>
          <w:sz w:val="32"/>
          <w:szCs w:val="32"/>
          <w:lang w:eastAsia="zh-CN"/>
        </w:rPr>
        <w:t>5.2 Final ALNS</w:t>
      </w:r>
      <w:r>
        <w:rPr>
          <w:rFonts w:ascii="Times New Roman" w:eastAsia="SimSun" w:hAnsi="Times New Roman" w:cs="Times New Roman"/>
          <w:color w:val="auto"/>
          <w:sz w:val="32"/>
          <w:szCs w:val="32"/>
          <w:lang w:val="vi-VN" w:eastAsia="zh-CN"/>
        </w:rPr>
        <w:t xml:space="preserve"> Production</w:t>
      </w:r>
      <w:r w:rsidRPr="00326086">
        <w:rPr>
          <w:rFonts w:ascii="Times New Roman" w:eastAsia="SimSun" w:hAnsi="Times New Roman" w:cs="Times New Roman"/>
          <w:color w:val="auto"/>
          <w:sz w:val="32"/>
          <w:szCs w:val="32"/>
          <w:lang w:eastAsia="zh-CN"/>
        </w:rPr>
        <w:t xml:space="preserve"> Matrix</w:t>
      </w:r>
      <w:bookmarkEnd w:id="40"/>
    </w:p>
    <w:p w14:paraId="0F1FAFB9" w14:textId="77777777" w:rsidR="00CE7E34" w:rsidRDefault="00CE7E34" w:rsidP="00CE7E34">
      <w:pPr>
        <w:pStyle w:val="isselectedend"/>
      </w:pPr>
      <w:r>
        <w:t>The same production design was applied to both derived instances.</w:t>
      </w:r>
    </w:p>
    <w:p w14:paraId="4DA5139D" w14:textId="77777777" w:rsidR="00CE7E34" w:rsidRPr="00B10442" w:rsidRDefault="00CE7E34" w:rsidP="00CE7E34">
      <w:pPr>
        <w:pStyle w:val="NormalWeb"/>
        <w:rPr>
          <w:b/>
          <w:bCs/>
        </w:rPr>
      </w:pPr>
      <w:r>
        <w:rPr>
          <w:rStyle w:val="Strong"/>
        </w:rPr>
        <w:t xml:space="preserve">Table 10. </w:t>
      </w:r>
      <w:r w:rsidRPr="00B10442">
        <w:rPr>
          <w:rStyle w:val="Strong"/>
          <w:b w:val="0"/>
          <w:bCs w:val="0"/>
        </w:rPr>
        <w:t>Final ALNS production matrix.</w:t>
      </w:r>
    </w:p>
    <w:tbl>
      <w:tblPr>
        <w:tblStyle w:val="TableGrid"/>
        <w:tblW w:w="0" w:type="auto"/>
        <w:jc w:val="center"/>
        <w:tblLook w:val="04A0" w:firstRow="1" w:lastRow="0" w:firstColumn="1" w:lastColumn="0" w:noHBand="0" w:noVBand="1"/>
      </w:tblPr>
      <w:tblGrid>
        <w:gridCol w:w="2888"/>
        <w:gridCol w:w="2871"/>
        <w:gridCol w:w="2871"/>
      </w:tblGrid>
      <w:tr w:rsidR="00CE7E34" w:rsidRPr="00EF7421" w14:paraId="7F683DB8" w14:textId="77777777">
        <w:trPr>
          <w:jc w:val="center"/>
        </w:trPr>
        <w:tc>
          <w:tcPr>
            <w:tcW w:w="2888" w:type="dxa"/>
            <w:shd w:val="clear" w:color="auto" w:fill="D9EAF7"/>
          </w:tcPr>
          <w:p w14:paraId="50EE4BD8" w14:textId="77777777" w:rsidR="00CE7E34" w:rsidRPr="00EF7421" w:rsidRDefault="00CE7E34" w:rsidP="003F17C6">
            <w:r w:rsidRPr="00EF7421">
              <w:rPr>
                <w:b/>
              </w:rPr>
              <w:t>Setting</w:t>
            </w:r>
          </w:p>
        </w:tc>
        <w:tc>
          <w:tcPr>
            <w:tcW w:w="2871" w:type="dxa"/>
            <w:shd w:val="clear" w:color="auto" w:fill="D9EAF7"/>
          </w:tcPr>
          <w:p w14:paraId="60E08731" w14:textId="77777777" w:rsidR="00CE7E34" w:rsidRPr="00EF7421" w:rsidRDefault="00CE7E34" w:rsidP="003F17C6">
            <w:r w:rsidRPr="00EF7421">
              <w:rPr>
                <w:b/>
              </w:rPr>
              <w:t>C101-derived</w:t>
            </w:r>
          </w:p>
        </w:tc>
        <w:tc>
          <w:tcPr>
            <w:tcW w:w="2871" w:type="dxa"/>
            <w:shd w:val="clear" w:color="auto" w:fill="D9EAF7"/>
          </w:tcPr>
          <w:p w14:paraId="20AF47F5" w14:textId="77777777" w:rsidR="00CE7E34" w:rsidRPr="00EF7421" w:rsidRDefault="00CE7E34" w:rsidP="003F17C6">
            <w:r w:rsidRPr="00EF7421">
              <w:rPr>
                <w:b/>
              </w:rPr>
              <w:t>R101-derived</w:t>
            </w:r>
          </w:p>
        </w:tc>
      </w:tr>
      <w:tr w:rsidR="00CE7E34" w:rsidRPr="00EF7421" w14:paraId="5FE8FFDB" w14:textId="77777777">
        <w:trPr>
          <w:jc w:val="center"/>
        </w:trPr>
        <w:tc>
          <w:tcPr>
            <w:tcW w:w="2888" w:type="dxa"/>
            <w:vAlign w:val="center"/>
          </w:tcPr>
          <w:p w14:paraId="5D14B321" w14:textId="77777777" w:rsidR="00CE7E34" w:rsidRPr="00DF104F" w:rsidRDefault="00CE7E34" w:rsidP="003F17C6">
            <w:pPr>
              <w:rPr>
                <w:lang w:val="vi-VN"/>
              </w:rPr>
            </w:pPr>
            <w:r>
              <w:t>Solomon</w:t>
            </w:r>
            <w:r>
              <w:rPr>
                <w:lang w:val="vi-VN"/>
              </w:rPr>
              <w:t xml:space="preserve"> source</w:t>
            </w:r>
          </w:p>
        </w:tc>
        <w:tc>
          <w:tcPr>
            <w:tcW w:w="2871" w:type="dxa"/>
            <w:vAlign w:val="center"/>
          </w:tcPr>
          <w:p w14:paraId="7E28D96B" w14:textId="77777777" w:rsidR="00CE7E34" w:rsidRPr="00DF104F" w:rsidRDefault="00CE7E34" w:rsidP="003F17C6">
            <w:pPr>
              <w:rPr>
                <w:lang w:val="vi-VN"/>
              </w:rPr>
            </w:pPr>
            <w:r>
              <w:t>C</w:t>
            </w:r>
            <w:r>
              <w:rPr>
                <w:lang w:val="vi-VN"/>
              </w:rPr>
              <w:t>101</w:t>
            </w:r>
          </w:p>
        </w:tc>
        <w:tc>
          <w:tcPr>
            <w:tcW w:w="2871" w:type="dxa"/>
            <w:vAlign w:val="center"/>
          </w:tcPr>
          <w:p w14:paraId="0029D550" w14:textId="77777777" w:rsidR="00CE7E34" w:rsidRPr="00DF104F" w:rsidRDefault="00CE7E34" w:rsidP="003F17C6">
            <w:pPr>
              <w:rPr>
                <w:lang w:val="vi-VN"/>
              </w:rPr>
            </w:pPr>
            <w:r>
              <w:rPr>
                <w:lang w:val="vi-VN"/>
              </w:rPr>
              <w:t>R101</w:t>
            </w:r>
          </w:p>
        </w:tc>
      </w:tr>
      <w:tr w:rsidR="00CE7E34" w:rsidRPr="00EF7421" w14:paraId="3273064A" w14:textId="77777777">
        <w:trPr>
          <w:jc w:val="center"/>
        </w:trPr>
        <w:tc>
          <w:tcPr>
            <w:tcW w:w="2888" w:type="dxa"/>
            <w:vAlign w:val="center"/>
          </w:tcPr>
          <w:p w14:paraId="08AC4B55" w14:textId="77777777" w:rsidR="00CE7E34" w:rsidRPr="00EF7421" w:rsidRDefault="00CE7E34" w:rsidP="003F17C6">
            <w:r>
              <w:t>Spatial structure</w:t>
            </w:r>
          </w:p>
        </w:tc>
        <w:tc>
          <w:tcPr>
            <w:tcW w:w="2871" w:type="dxa"/>
            <w:vAlign w:val="center"/>
          </w:tcPr>
          <w:p w14:paraId="54D2A46A" w14:textId="77777777" w:rsidR="00CE7E34" w:rsidRPr="00DF104F" w:rsidRDefault="00CE7E34" w:rsidP="003F17C6">
            <w:pPr>
              <w:rPr>
                <w:lang w:val="vi-VN"/>
              </w:rPr>
            </w:pPr>
            <w:r>
              <w:t>Clustered</w:t>
            </w:r>
          </w:p>
        </w:tc>
        <w:tc>
          <w:tcPr>
            <w:tcW w:w="2871" w:type="dxa"/>
            <w:vAlign w:val="center"/>
          </w:tcPr>
          <w:p w14:paraId="2FFA5A9D" w14:textId="77777777" w:rsidR="00CE7E34" w:rsidRPr="00EF7421" w:rsidRDefault="00CE7E34" w:rsidP="003F17C6">
            <w:r>
              <w:t>Random</w:t>
            </w:r>
          </w:p>
        </w:tc>
      </w:tr>
      <w:tr w:rsidR="00CE7E34" w:rsidRPr="00EF7421" w14:paraId="0F5198AA" w14:textId="77777777">
        <w:trPr>
          <w:jc w:val="center"/>
        </w:trPr>
        <w:tc>
          <w:tcPr>
            <w:tcW w:w="2888" w:type="dxa"/>
            <w:vAlign w:val="center"/>
          </w:tcPr>
          <w:p w14:paraId="01C502C7" w14:textId="77777777" w:rsidR="00CE7E34" w:rsidRPr="00EF7421" w:rsidRDefault="00CE7E34" w:rsidP="003F17C6">
            <w:r w:rsidRPr="00EF7421">
              <w:t>Customers</w:t>
            </w:r>
          </w:p>
        </w:tc>
        <w:tc>
          <w:tcPr>
            <w:tcW w:w="2871" w:type="dxa"/>
            <w:vAlign w:val="center"/>
          </w:tcPr>
          <w:p w14:paraId="7E08411D" w14:textId="77777777" w:rsidR="00CE7E34" w:rsidRPr="00EF7421" w:rsidRDefault="00CE7E34" w:rsidP="003F17C6">
            <w:r w:rsidRPr="00EF7421">
              <w:t>25</w:t>
            </w:r>
          </w:p>
        </w:tc>
        <w:tc>
          <w:tcPr>
            <w:tcW w:w="2871" w:type="dxa"/>
            <w:vAlign w:val="center"/>
          </w:tcPr>
          <w:p w14:paraId="1DB6F7EA" w14:textId="77777777" w:rsidR="00CE7E34" w:rsidRPr="00EF7421" w:rsidRDefault="00CE7E34" w:rsidP="003F17C6">
            <w:r w:rsidRPr="00EF7421">
              <w:t>25</w:t>
            </w:r>
          </w:p>
        </w:tc>
      </w:tr>
      <w:tr w:rsidR="00CE7E34" w:rsidRPr="00EF7421" w14:paraId="6CC2F2EA" w14:textId="77777777">
        <w:trPr>
          <w:jc w:val="center"/>
        </w:trPr>
        <w:tc>
          <w:tcPr>
            <w:tcW w:w="2888" w:type="dxa"/>
            <w:vAlign w:val="center"/>
          </w:tcPr>
          <w:p w14:paraId="485A5E44" w14:textId="77777777" w:rsidR="00CE7E34" w:rsidRPr="00EF7421" w:rsidRDefault="00CE7E34" w:rsidP="003F17C6">
            <w:r w:rsidRPr="00EF7421">
              <w:t>Lambda values</w:t>
            </w:r>
          </w:p>
        </w:tc>
        <w:tc>
          <w:tcPr>
            <w:tcW w:w="2871" w:type="dxa"/>
            <w:vAlign w:val="center"/>
          </w:tcPr>
          <w:p w14:paraId="4DDF2C7F" w14:textId="77777777" w:rsidR="00CE7E34" w:rsidRPr="00EF7421" w:rsidRDefault="00CE7E34" w:rsidP="003F17C6">
            <w:r w:rsidRPr="00EF7421">
              <w:t>0, 0.25, 0.5, 0.75, 1</w:t>
            </w:r>
          </w:p>
        </w:tc>
        <w:tc>
          <w:tcPr>
            <w:tcW w:w="2871" w:type="dxa"/>
            <w:vAlign w:val="center"/>
          </w:tcPr>
          <w:p w14:paraId="05BADD28" w14:textId="77777777" w:rsidR="00CE7E34" w:rsidRPr="00EF7421" w:rsidRDefault="00CE7E34" w:rsidP="003F17C6">
            <w:r w:rsidRPr="00EF7421">
              <w:t>0, 0.25, 0.5, 0.75, 1</w:t>
            </w:r>
          </w:p>
        </w:tc>
      </w:tr>
      <w:tr w:rsidR="00CE7E34" w:rsidRPr="00EF7421" w14:paraId="0073016A" w14:textId="77777777">
        <w:trPr>
          <w:jc w:val="center"/>
        </w:trPr>
        <w:tc>
          <w:tcPr>
            <w:tcW w:w="2888" w:type="dxa"/>
            <w:vAlign w:val="center"/>
          </w:tcPr>
          <w:p w14:paraId="0DEDDB5E" w14:textId="77777777" w:rsidR="00CE7E34" w:rsidRPr="00EF7421" w:rsidRDefault="00CE7E34" w:rsidP="003F17C6">
            <w:r w:rsidRPr="00EF7421">
              <w:t>Seeds</w:t>
            </w:r>
          </w:p>
        </w:tc>
        <w:tc>
          <w:tcPr>
            <w:tcW w:w="2871" w:type="dxa"/>
            <w:vAlign w:val="center"/>
          </w:tcPr>
          <w:p w14:paraId="79056F66" w14:textId="77777777" w:rsidR="00CE7E34" w:rsidRPr="00EF7421" w:rsidRDefault="00CE7E34" w:rsidP="003F17C6">
            <w:r w:rsidRPr="00EF7421">
              <w:t>2029-2040</w:t>
            </w:r>
          </w:p>
        </w:tc>
        <w:tc>
          <w:tcPr>
            <w:tcW w:w="2871" w:type="dxa"/>
            <w:vAlign w:val="center"/>
          </w:tcPr>
          <w:p w14:paraId="608F9C7B" w14:textId="77777777" w:rsidR="00CE7E34" w:rsidRPr="00EF7421" w:rsidRDefault="00CE7E34" w:rsidP="003F17C6">
            <w:r w:rsidRPr="00EF7421">
              <w:t>2029-2040</w:t>
            </w:r>
          </w:p>
        </w:tc>
      </w:tr>
      <w:tr w:rsidR="00CE7E34" w:rsidRPr="00EF7421" w14:paraId="181859C8" w14:textId="77777777">
        <w:trPr>
          <w:jc w:val="center"/>
        </w:trPr>
        <w:tc>
          <w:tcPr>
            <w:tcW w:w="2888" w:type="dxa"/>
            <w:vAlign w:val="center"/>
          </w:tcPr>
          <w:p w14:paraId="5709F41B" w14:textId="77777777" w:rsidR="00CE7E34" w:rsidRPr="00EF7421" w:rsidRDefault="00CE7E34" w:rsidP="003F17C6">
            <w:r w:rsidRPr="00EF7421">
              <w:t>Seeds per lambda</w:t>
            </w:r>
          </w:p>
        </w:tc>
        <w:tc>
          <w:tcPr>
            <w:tcW w:w="2871" w:type="dxa"/>
            <w:vAlign w:val="center"/>
          </w:tcPr>
          <w:p w14:paraId="33E69D48" w14:textId="77777777" w:rsidR="00CE7E34" w:rsidRPr="00EF7421" w:rsidRDefault="00CE7E34" w:rsidP="003F17C6">
            <w:r w:rsidRPr="00EF7421">
              <w:t>12</w:t>
            </w:r>
          </w:p>
        </w:tc>
        <w:tc>
          <w:tcPr>
            <w:tcW w:w="2871" w:type="dxa"/>
            <w:vAlign w:val="center"/>
          </w:tcPr>
          <w:p w14:paraId="312CA08F" w14:textId="77777777" w:rsidR="00CE7E34" w:rsidRPr="00EF7421" w:rsidRDefault="00CE7E34" w:rsidP="003F17C6">
            <w:r w:rsidRPr="00EF7421">
              <w:t>12</w:t>
            </w:r>
          </w:p>
        </w:tc>
      </w:tr>
      <w:tr w:rsidR="00CE7E34" w:rsidRPr="00EF7421" w14:paraId="14CBBE5B" w14:textId="77777777">
        <w:trPr>
          <w:jc w:val="center"/>
        </w:trPr>
        <w:tc>
          <w:tcPr>
            <w:tcW w:w="2888" w:type="dxa"/>
            <w:vAlign w:val="center"/>
          </w:tcPr>
          <w:p w14:paraId="7938FA3C" w14:textId="77777777" w:rsidR="00CE7E34" w:rsidRPr="00EF7421" w:rsidRDefault="00CE7E34" w:rsidP="003F17C6">
            <w:r w:rsidRPr="00EF7421">
              <w:t>Iterations per run</w:t>
            </w:r>
          </w:p>
        </w:tc>
        <w:tc>
          <w:tcPr>
            <w:tcW w:w="2871" w:type="dxa"/>
            <w:vAlign w:val="center"/>
          </w:tcPr>
          <w:p w14:paraId="19E4D2ED" w14:textId="77777777" w:rsidR="00CE7E34" w:rsidRPr="00EF7421" w:rsidRDefault="00CE7E34" w:rsidP="003F17C6">
            <w:r w:rsidRPr="00EF7421">
              <w:t>301</w:t>
            </w:r>
          </w:p>
        </w:tc>
        <w:tc>
          <w:tcPr>
            <w:tcW w:w="2871" w:type="dxa"/>
            <w:vAlign w:val="center"/>
          </w:tcPr>
          <w:p w14:paraId="7A7C7CC6" w14:textId="77777777" w:rsidR="00CE7E34" w:rsidRPr="00EF7421" w:rsidRDefault="00CE7E34" w:rsidP="003F17C6">
            <w:r w:rsidRPr="00EF7421">
              <w:t>301</w:t>
            </w:r>
          </w:p>
        </w:tc>
      </w:tr>
      <w:tr w:rsidR="00CE7E34" w:rsidRPr="00EF7421" w14:paraId="03B9C47E" w14:textId="77777777">
        <w:trPr>
          <w:jc w:val="center"/>
        </w:trPr>
        <w:tc>
          <w:tcPr>
            <w:tcW w:w="2888" w:type="dxa"/>
            <w:vAlign w:val="center"/>
          </w:tcPr>
          <w:p w14:paraId="67525770" w14:textId="2808C3FC" w:rsidR="00CE7E34" w:rsidRPr="00B10442" w:rsidRDefault="00CE7E34" w:rsidP="003F17C6">
            <w:pPr>
              <w:rPr>
                <w:lang w:val="vi-VN"/>
              </w:rPr>
            </w:pPr>
            <w:r>
              <w:t>Planned</w:t>
            </w:r>
            <w:r>
              <w:rPr>
                <w:lang w:val="vi-VN"/>
              </w:rPr>
              <w:t xml:space="preserve"> run</w:t>
            </w:r>
            <w:r w:rsidR="001B1C66">
              <w:rPr>
                <w:lang w:val="vi-VN"/>
              </w:rPr>
              <w:t>s</w:t>
            </w:r>
          </w:p>
        </w:tc>
        <w:tc>
          <w:tcPr>
            <w:tcW w:w="2871" w:type="dxa"/>
            <w:vAlign w:val="center"/>
          </w:tcPr>
          <w:p w14:paraId="5CF14E3C" w14:textId="77777777" w:rsidR="00CE7E34" w:rsidRPr="00EF7421" w:rsidRDefault="00CE7E34" w:rsidP="003F17C6">
            <w:r w:rsidRPr="00EF7421">
              <w:t>60</w:t>
            </w:r>
          </w:p>
        </w:tc>
        <w:tc>
          <w:tcPr>
            <w:tcW w:w="2871" w:type="dxa"/>
            <w:vAlign w:val="center"/>
          </w:tcPr>
          <w:p w14:paraId="305338E0" w14:textId="77777777" w:rsidR="00CE7E34" w:rsidRPr="00EF7421" w:rsidRDefault="00CE7E34" w:rsidP="003F17C6">
            <w:r w:rsidRPr="00EF7421">
              <w:t>60</w:t>
            </w:r>
          </w:p>
        </w:tc>
      </w:tr>
      <w:tr w:rsidR="00CE7E34" w:rsidRPr="00EF7421" w14:paraId="03961CF4" w14:textId="77777777">
        <w:trPr>
          <w:jc w:val="center"/>
        </w:trPr>
        <w:tc>
          <w:tcPr>
            <w:tcW w:w="2888" w:type="dxa"/>
            <w:vAlign w:val="center"/>
          </w:tcPr>
          <w:p w14:paraId="08B3C475" w14:textId="77777777" w:rsidR="00CE7E34" w:rsidRPr="00B10442" w:rsidRDefault="00CE7E34" w:rsidP="003F17C6">
            <w:pPr>
              <w:rPr>
                <w:lang w:val="vi-VN"/>
              </w:rPr>
            </w:pPr>
            <w:r w:rsidRPr="00EF7421">
              <w:t>Co</w:t>
            </w:r>
            <w:r>
              <w:t>de</w:t>
            </w:r>
            <w:r>
              <w:rPr>
                <w:lang w:val="vi-VN"/>
              </w:rPr>
              <w:t xml:space="preserve"> revision</w:t>
            </w:r>
          </w:p>
        </w:tc>
        <w:tc>
          <w:tcPr>
            <w:tcW w:w="2871" w:type="dxa"/>
            <w:vAlign w:val="center"/>
          </w:tcPr>
          <w:p w14:paraId="73847632" w14:textId="77777777" w:rsidR="00CE7E34" w:rsidRPr="00EF7421" w:rsidRDefault="00CE7E34" w:rsidP="003F17C6">
            <w:r w:rsidRPr="00EF7421">
              <w:t>1079caf</w:t>
            </w:r>
          </w:p>
        </w:tc>
        <w:tc>
          <w:tcPr>
            <w:tcW w:w="2871" w:type="dxa"/>
            <w:vAlign w:val="center"/>
          </w:tcPr>
          <w:p w14:paraId="3BB7571F" w14:textId="77777777" w:rsidR="00CE7E34" w:rsidRPr="00EF7421" w:rsidRDefault="00CE7E34" w:rsidP="003F17C6">
            <w:r w:rsidRPr="00EF7421">
              <w:t>1079caf</w:t>
            </w:r>
          </w:p>
        </w:tc>
      </w:tr>
      <w:tr w:rsidR="00CE7E34" w:rsidRPr="00EF7421" w14:paraId="2E800BF3" w14:textId="77777777">
        <w:trPr>
          <w:jc w:val="center"/>
        </w:trPr>
        <w:tc>
          <w:tcPr>
            <w:tcW w:w="2888" w:type="dxa"/>
            <w:vAlign w:val="center"/>
          </w:tcPr>
          <w:p w14:paraId="30E16434" w14:textId="77777777" w:rsidR="00CE7E34" w:rsidRPr="00EF7421" w:rsidRDefault="00CE7E34" w:rsidP="003F17C6">
            <w:r w:rsidRPr="00EF7421">
              <w:t>Hardware</w:t>
            </w:r>
          </w:p>
        </w:tc>
        <w:tc>
          <w:tcPr>
            <w:tcW w:w="2871" w:type="dxa"/>
            <w:vAlign w:val="center"/>
          </w:tcPr>
          <w:p w14:paraId="51CDF522" w14:textId="77777777" w:rsidR="00CE7E34" w:rsidRPr="00EF7421" w:rsidRDefault="00CE7E34" w:rsidP="003F17C6">
            <w:r w:rsidRPr="00EF7421">
              <w:t>MacBook Air M4</w:t>
            </w:r>
          </w:p>
        </w:tc>
        <w:tc>
          <w:tcPr>
            <w:tcW w:w="2871" w:type="dxa"/>
            <w:vAlign w:val="center"/>
          </w:tcPr>
          <w:p w14:paraId="6541F5D0" w14:textId="77777777" w:rsidR="00CE7E34" w:rsidRPr="00EF7421" w:rsidRDefault="00CE7E34" w:rsidP="003F17C6">
            <w:r w:rsidRPr="00EF7421">
              <w:t>MacBook Air M4</w:t>
            </w:r>
          </w:p>
        </w:tc>
      </w:tr>
    </w:tbl>
    <w:p w14:paraId="01572586" w14:textId="77777777" w:rsidR="00CE7E34" w:rsidRDefault="00CE7E34" w:rsidP="00CE7E34">
      <w:pPr>
        <w:jc w:val="both"/>
        <w:rPr>
          <w:lang w:val="vi-VN"/>
        </w:rPr>
      </w:pPr>
    </w:p>
    <w:p w14:paraId="07473AA8" w14:textId="77777777" w:rsidR="00CE7E34" w:rsidRDefault="00CE7E34" w:rsidP="00CE7E34">
      <w:pPr>
        <w:jc w:val="both"/>
        <w:rPr>
          <w:lang w:val="vi-VN"/>
        </w:rPr>
      </w:pPr>
      <w:r>
        <w:t>The total planned ALNS benchmark was:</w:t>
      </w:r>
      <w:r>
        <w:rPr>
          <w:lang w:val="vi-VN"/>
        </w:rPr>
        <w:t xml:space="preserve"> </w:t>
      </w:r>
    </w:p>
    <w:p w14:paraId="52A2029E" w14:textId="77777777" w:rsidR="00CE7E34" w:rsidRDefault="00CE7E34" w:rsidP="00CE7E34">
      <w:pPr>
        <w:jc w:val="both"/>
        <w:rPr>
          <w:lang w:val="vi-VN"/>
        </w:rPr>
      </w:pPr>
    </w:p>
    <w:p w14:paraId="2C4B4699" w14:textId="1886446A" w:rsidR="00CE7E34" w:rsidRPr="00B10442" w:rsidRDefault="00252160" w:rsidP="00CE7E34">
      <w:pPr>
        <w:jc w:val="both"/>
        <w:rPr>
          <w:lang w:val="vi-VN"/>
        </w:rPr>
      </w:pPr>
      <m:oMathPara>
        <m:oMath>
          <m:r>
            <w:rPr>
              <w:rFonts w:ascii="Cambria Math" w:hAnsi="Cambria Math"/>
            </w:rPr>
            <m:t>2×5×12=120</m:t>
          </m:r>
          <m:r>
            <m:rPr>
              <m:nor/>
            </m:rPr>
            <m:t> runs</m:t>
          </m:r>
          <m:r>
            <m:rPr>
              <m:nor/>
            </m:rPr>
            <w:rPr>
              <w:rFonts w:ascii="Cambria Math"/>
              <w:lang w:val="vi-VN"/>
            </w:rPr>
            <m:t xml:space="preserve"> (27)</m:t>
          </m:r>
        </m:oMath>
      </m:oMathPara>
    </w:p>
    <w:p w14:paraId="5EE0199F" w14:textId="77777777" w:rsidR="00CE7E34" w:rsidRDefault="00CE7E34" w:rsidP="00CE7E34">
      <w:pPr>
        <w:pStyle w:val="NormalWeb"/>
      </w:pPr>
      <w:r>
        <w:t>The matched seed set and common execution environment were used to support a controlled comparison between the clustered and random spatial structures.</w:t>
      </w:r>
    </w:p>
    <w:p w14:paraId="5643D1E3" w14:textId="77777777" w:rsidR="00CE7E34" w:rsidRDefault="00CE7E34" w:rsidP="00CE7E34">
      <w:pPr>
        <w:pStyle w:val="NormalWeb"/>
      </w:pPr>
      <w:r>
        <w:t>This table defines the planned experiment. Run completion, missing combinations, duplicates, and validator outcomes are reported in Chapter 6.</w:t>
      </w:r>
    </w:p>
    <w:p w14:paraId="02D7C53D" w14:textId="77777777" w:rsidR="00CE7E34" w:rsidRPr="00326086"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41" w:name="_Toc232010419"/>
      <w:r w:rsidRPr="00326086">
        <w:rPr>
          <w:rFonts w:ascii="Times New Roman" w:eastAsia="SimSun" w:hAnsi="Times New Roman" w:cs="Times New Roman"/>
          <w:color w:val="auto"/>
          <w:sz w:val="32"/>
          <w:szCs w:val="32"/>
          <w:lang w:eastAsia="zh-CN"/>
        </w:rPr>
        <w:t xml:space="preserve">5.3 </w:t>
      </w:r>
      <w:r w:rsidRPr="00D90FC2">
        <w:rPr>
          <w:rFonts w:ascii="Times New Roman" w:eastAsia="SimSun" w:hAnsi="Times New Roman" w:cs="Times New Roman"/>
          <w:color w:val="auto"/>
          <w:sz w:val="32"/>
          <w:szCs w:val="32"/>
          <w:lang w:eastAsia="zh-CN"/>
        </w:rPr>
        <w:t>Normalization Anchor Generation</w:t>
      </w:r>
      <w:bookmarkEnd w:id="41"/>
    </w:p>
    <w:p w14:paraId="2AB66B7C" w14:textId="77777777" w:rsidR="00CE7E34" w:rsidRDefault="00CE7E34" w:rsidP="00CE7E34">
      <w:pPr>
        <w:pStyle w:val="isselectedend"/>
      </w:pPr>
      <w:r>
        <w:t>Separate normalization anchors were used for the C101-derived and R101-derived instances because the two cases have different cost and emission scales.</w:t>
      </w:r>
    </w:p>
    <w:p w14:paraId="334641FA" w14:textId="77777777" w:rsidR="00CE7E34" w:rsidRPr="000C584B" w:rsidRDefault="00CE7E34" w:rsidP="00CE7E34">
      <w:pPr>
        <w:pStyle w:val="isselectedend"/>
        <w:rPr>
          <w:lang w:val="vi-VN"/>
        </w:rPr>
      </w:pPr>
      <w:r>
        <w:t>For each instance, a cost-oriented boundary solution and an emission-oriented boundary solution were generated before the intermediate lambda settings were evaluated. The resulting cost and emission values were used to define</w:t>
      </w:r>
      <w:r>
        <w:rPr>
          <w:lang w:val="vi-VN"/>
        </w:rPr>
        <w:t xml:space="preserve"> as:</w:t>
      </w:r>
    </w:p>
    <w:p w14:paraId="295DDAB4" w14:textId="77777777" w:rsidR="00CE7E34" w:rsidRPr="000C584B" w:rsidRDefault="00000000" w:rsidP="00CE7E34">
      <w:pPr>
        <w:jc w:val="both"/>
        <w:rPr>
          <w:i/>
          <w:lang w:val="vi-VN"/>
        </w:rPr>
      </w:pPr>
      <m:oMathPara>
        <m:oMath>
          <m:sSup>
            <m:sSupPr>
              <m:ctrlPr>
                <w:rPr>
                  <w:rFonts w:ascii="Cambria Math" w:hAnsi="Cambria Math"/>
                </w:rPr>
              </m:ctrlPr>
            </m:sSupPr>
            <m:e>
              <m:r>
                <w:rPr>
                  <w:rFonts w:ascii="Cambria Math" w:hAnsi="Cambria Math"/>
                </w:rPr>
                <m:t>C</m:t>
              </m:r>
            </m:e>
            <m:sup>
              <m:r>
                <w:rPr>
                  <w:rFonts w:ascii="Cambria Math" w:hAnsi="Cambria Math"/>
                </w:rPr>
                <m:t>ideal</m:t>
              </m:r>
            </m:sup>
          </m:sSup>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C</m:t>
              </m:r>
            </m:e>
            <m:sup>
              <m:r>
                <w:rPr>
                  <w:rFonts w:ascii="Cambria Math" w:hAnsi="Cambria Math"/>
                </w:rPr>
                <m:t>nadir</m:t>
              </m:r>
            </m:sup>
          </m:sSup>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E</m:t>
              </m:r>
            </m:e>
            <m:sup>
              <m:r>
                <w:rPr>
                  <w:rFonts w:ascii="Cambria Math" w:hAnsi="Cambria Math"/>
                </w:rPr>
                <m:t>ideal</m:t>
              </m:r>
            </m:sup>
          </m:sSup>
          <m:r>
            <w:rPr>
              <w:rFonts w:ascii="Cambria Math" w:hAnsi="Cambria Math"/>
            </w:rPr>
            <m:t>,</m:t>
          </m:r>
          <m:r>
            <w:rPr>
              <w:rFonts w:ascii="Cambria Math" w:hAnsi="Cambria Math"/>
              <w:i/>
            </w:rPr>
            <m:t> </m:t>
          </m:r>
          <m:sSup>
            <m:sSupPr>
              <m:ctrlPr>
                <w:rPr>
                  <w:rFonts w:ascii="Cambria Math" w:hAnsi="Cambria Math"/>
                </w:rPr>
              </m:ctrlPr>
            </m:sSupPr>
            <m:e>
              <m:r>
                <w:rPr>
                  <w:rFonts w:ascii="Cambria Math" w:hAnsi="Cambria Math"/>
                </w:rPr>
                <m:t>E</m:t>
              </m:r>
            </m:e>
            <m:sup>
              <m:r>
                <w:rPr>
                  <w:rFonts w:ascii="Cambria Math" w:hAnsi="Cambria Math"/>
                </w:rPr>
                <m:t>nadir</m:t>
              </m:r>
            </m:sup>
          </m:sSup>
        </m:oMath>
      </m:oMathPara>
    </w:p>
    <w:p w14:paraId="109BFECA" w14:textId="77777777" w:rsidR="00CE7E34" w:rsidRDefault="00CE7E34" w:rsidP="00CE7E34">
      <w:pPr>
        <w:jc w:val="both"/>
        <w:rPr>
          <w:lang w:val="vi-VN"/>
        </w:rPr>
      </w:pPr>
    </w:p>
    <w:p w14:paraId="4B8A453A" w14:textId="77777777" w:rsidR="00CE7E34" w:rsidRDefault="00CE7E34" w:rsidP="00CE7E34">
      <w:pPr>
        <w:jc w:val="both"/>
        <w:rPr>
          <w:lang w:val="vi-VN"/>
        </w:rPr>
      </w:pPr>
      <w:r>
        <w:t>The anchors were frozen before the final production experiment. Therefore, all seeds and lambda settings for the same instance were evaluated using one consistent normalization scale.</w:t>
      </w:r>
    </w:p>
    <w:p w14:paraId="128EA49B" w14:textId="77777777" w:rsidR="00CE7E34" w:rsidRPr="000C584B" w:rsidRDefault="00CE7E34" w:rsidP="00CE7E34">
      <w:pPr>
        <w:jc w:val="both"/>
        <w:rPr>
          <w:lang w:val="vi-VN"/>
        </w:rPr>
      </w:pPr>
    </w:p>
    <w:p w14:paraId="054D7C52" w14:textId="77777777" w:rsidR="00CE7E34" w:rsidRPr="00193091" w:rsidRDefault="00CE7E34" w:rsidP="00CE7E34">
      <w:pPr>
        <w:jc w:val="both"/>
        <w:rPr>
          <w:lang w:val="vi-VN"/>
        </w:rPr>
      </w:pPr>
      <w:r w:rsidRPr="002B0CCF">
        <w:rPr>
          <w:b/>
          <w:bCs/>
        </w:rPr>
        <w:t>Table 11</w:t>
      </w:r>
      <w:r>
        <w:t xml:space="preserve">. </w:t>
      </w:r>
      <w:r>
        <w:rPr>
          <w:rFonts w:ascii="Times-Roman" w:eastAsiaTheme="minorEastAsia" w:hAnsi="Times-Roman" w:cs="Times-Roman"/>
          <w:lang w:eastAsia="en-US"/>
        </w:rPr>
        <w:t>Empirical normalization anchors used in the production experiment.</w:t>
      </w:r>
    </w:p>
    <w:p w14:paraId="08A6F723" w14:textId="77777777" w:rsidR="00CE7E34" w:rsidRDefault="00CE7E34" w:rsidP="00CE7E34">
      <w:pPr>
        <w:jc w:val="both"/>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9"/>
        <w:gridCol w:w="1220"/>
        <w:gridCol w:w="1220"/>
        <w:gridCol w:w="1220"/>
        <w:gridCol w:w="1340"/>
        <w:gridCol w:w="2621"/>
      </w:tblGrid>
      <w:tr w:rsidR="00CE7E34" w:rsidRPr="00EB2496" w14:paraId="33471500" w14:textId="77777777" w:rsidTr="003F17C6">
        <w:trPr>
          <w:tblHeader/>
          <w:tblCellSpacing w:w="15" w:type="dxa"/>
        </w:trPr>
        <w:tc>
          <w:tcPr>
            <w:tcW w:w="0" w:type="auto"/>
            <w:shd w:val="clear" w:color="auto" w:fill="DBE5F1" w:themeFill="accent1" w:themeFillTint="33"/>
            <w:vAlign w:val="center"/>
            <w:hideMark/>
          </w:tcPr>
          <w:p w14:paraId="0863A6AD" w14:textId="77777777" w:rsidR="00CE7E34" w:rsidRPr="00EB2496" w:rsidRDefault="00CE7E34" w:rsidP="003F17C6">
            <w:pPr>
              <w:jc w:val="center"/>
              <w:rPr>
                <w:b/>
                <w:bCs/>
              </w:rPr>
            </w:pPr>
            <w:r w:rsidRPr="00EB2496">
              <w:rPr>
                <w:b/>
                <w:bCs/>
              </w:rPr>
              <w:t>Instance</w:t>
            </w:r>
          </w:p>
        </w:tc>
        <w:tc>
          <w:tcPr>
            <w:tcW w:w="0" w:type="auto"/>
            <w:shd w:val="clear" w:color="auto" w:fill="DBE5F1" w:themeFill="accent1" w:themeFillTint="33"/>
            <w:vAlign w:val="center"/>
            <w:hideMark/>
          </w:tcPr>
          <w:p w14:paraId="71FDEDB9" w14:textId="77777777" w:rsidR="00CE7E34" w:rsidRPr="00EB2496" w:rsidRDefault="00000000" w:rsidP="003F17C6">
            <w:pPr>
              <w:jc w:val="right"/>
              <w:rPr>
                <w:b/>
                <w:bCs/>
              </w:rPr>
            </w:pPr>
            <m:oMathPara>
              <m:oMath>
                <m:sSup>
                  <m:sSupPr>
                    <m:ctrlPr>
                      <w:rPr>
                        <w:rFonts w:ascii="Cambria Math" w:hAnsi="Cambria Math"/>
                        <w:b/>
                        <w:bCs/>
                      </w:rPr>
                    </m:ctrlPr>
                  </m:sSupPr>
                  <m:e>
                    <m:r>
                      <m:rPr>
                        <m:sty m:val="bi"/>
                      </m:rPr>
                      <w:rPr>
                        <w:rFonts w:ascii="Cambria Math" w:hAnsi="Cambria Math"/>
                      </w:rPr>
                      <m:t>C</m:t>
                    </m:r>
                  </m:e>
                  <m:sup>
                    <m:r>
                      <m:rPr>
                        <m:sty m:val="bi"/>
                      </m:rPr>
                      <w:rPr>
                        <w:rFonts w:ascii="Cambria Math" w:hAnsi="Cambria Math"/>
                      </w:rPr>
                      <m:t>ideal</m:t>
                    </m:r>
                  </m:sup>
                </m:sSup>
              </m:oMath>
            </m:oMathPara>
          </w:p>
        </w:tc>
        <w:tc>
          <w:tcPr>
            <w:tcW w:w="0" w:type="auto"/>
            <w:shd w:val="clear" w:color="auto" w:fill="DBE5F1" w:themeFill="accent1" w:themeFillTint="33"/>
            <w:vAlign w:val="center"/>
            <w:hideMark/>
          </w:tcPr>
          <w:p w14:paraId="3595B8DC" w14:textId="77777777" w:rsidR="00CE7E34" w:rsidRPr="00EB2496" w:rsidRDefault="00000000" w:rsidP="003F17C6">
            <w:pPr>
              <w:jc w:val="right"/>
              <w:rPr>
                <w:b/>
                <w:bCs/>
              </w:rPr>
            </w:pPr>
            <m:oMathPara>
              <m:oMath>
                <m:sSup>
                  <m:sSupPr>
                    <m:ctrlPr>
                      <w:rPr>
                        <w:rFonts w:ascii="Cambria Math" w:hAnsi="Cambria Math"/>
                        <w:b/>
                        <w:bCs/>
                      </w:rPr>
                    </m:ctrlPr>
                  </m:sSupPr>
                  <m:e>
                    <m:r>
                      <m:rPr>
                        <m:sty m:val="bi"/>
                      </m:rPr>
                      <w:rPr>
                        <w:rFonts w:ascii="Cambria Math" w:hAnsi="Cambria Math"/>
                      </w:rPr>
                      <m:t>C</m:t>
                    </m:r>
                  </m:e>
                  <m:sup>
                    <m:r>
                      <m:rPr>
                        <m:sty m:val="bi"/>
                      </m:rPr>
                      <w:rPr>
                        <w:rFonts w:ascii="Cambria Math" w:hAnsi="Cambria Math"/>
                      </w:rPr>
                      <m:t>nadir</m:t>
                    </m:r>
                  </m:sup>
                </m:sSup>
              </m:oMath>
            </m:oMathPara>
          </w:p>
        </w:tc>
        <w:tc>
          <w:tcPr>
            <w:tcW w:w="0" w:type="auto"/>
            <w:shd w:val="clear" w:color="auto" w:fill="DBE5F1" w:themeFill="accent1" w:themeFillTint="33"/>
            <w:vAlign w:val="center"/>
            <w:hideMark/>
          </w:tcPr>
          <w:p w14:paraId="4BE1A411" w14:textId="77777777" w:rsidR="00CE7E34" w:rsidRPr="00EB2496" w:rsidRDefault="00000000" w:rsidP="003F17C6">
            <w:pPr>
              <w:jc w:val="right"/>
              <w:rPr>
                <w:b/>
                <w:bCs/>
              </w:rPr>
            </w:pPr>
            <m:oMathPara>
              <m:oMath>
                <m:sSup>
                  <m:sSupPr>
                    <m:ctrlPr>
                      <w:rPr>
                        <w:rFonts w:ascii="Cambria Math" w:hAnsi="Cambria Math"/>
                        <w:b/>
                        <w:bCs/>
                      </w:rPr>
                    </m:ctrlPr>
                  </m:sSupPr>
                  <m:e>
                    <m:r>
                      <m:rPr>
                        <m:sty m:val="bi"/>
                      </m:rPr>
                      <w:rPr>
                        <w:rFonts w:ascii="Cambria Math" w:hAnsi="Cambria Math"/>
                      </w:rPr>
                      <m:t>E</m:t>
                    </m:r>
                  </m:e>
                  <m:sup>
                    <m:r>
                      <m:rPr>
                        <m:sty m:val="bi"/>
                      </m:rPr>
                      <w:rPr>
                        <w:rFonts w:ascii="Cambria Math" w:hAnsi="Cambria Math"/>
                      </w:rPr>
                      <m:t>ideal</m:t>
                    </m:r>
                  </m:sup>
                </m:sSup>
              </m:oMath>
            </m:oMathPara>
          </w:p>
        </w:tc>
        <w:tc>
          <w:tcPr>
            <w:tcW w:w="0" w:type="auto"/>
            <w:shd w:val="clear" w:color="auto" w:fill="DBE5F1" w:themeFill="accent1" w:themeFillTint="33"/>
            <w:vAlign w:val="center"/>
            <w:hideMark/>
          </w:tcPr>
          <w:p w14:paraId="2A5FF958" w14:textId="77777777" w:rsidR="00CE7E34" w:rsidRPr="00EB2496" w:rsidRDefault="00000000" w:rsidP="003F17C6">
            <w:pPr>
              <w:jc w:val="right"/>
              <w:rPr>
                <w:b/>
                <w:bCs/>
              </w:rPr>
            </w:pPr>
            <m:oMathPara>
              <m:oMath>
                <m:sSup>
                  <m:sSupPr>
                    <m:ctrlPr>
                      <w:rPr>
                        <w:rFonts w:ascii="Cambria Math" w:hAnsi="Cambria Math"/>
                        <w:b/>
                        <w:bCs/>
                      </w:rPr>
                    </m:ctrlPr>
                  </m:sSupPr>
                  <m:e>
                    <m:r>
                      <m:rPr>
                        <m:sty m:val="bi"/>
                      </m:rPr>
                      <w:rPr>
                        <w:rFonts w:ascii="Cambria Math" w:hAnsi="Cambria Math"/>
                      </w:rPr>
                      <m:t>E</m:t>
                    </m:r>
                  </m:e>
                  <m:sup>
                    <m:r>
                      <m:rPr>
                        <m:sty m:val="bi"/>
                      </m:rPr>
                      <w:rPr>
                        <w:rFonts w:ascii="Cambria Math" w:hAnsi="Cambria Math"/>
                      </w:rPr>
                      <m:t>nadir</m:t>
                    </m:r>
                  </m:sup>
                </m:sSup>
              </m:oMath>
            </m:oMathPara>
          </w:p>
        </w:tc>
        <w:tc>
          <w:tcPr>
            <w:tcW w:w="0" w:type="auto"/>
            <w:shd w:val="clear" w:color="auto" w:fill="DBE5F1" w:themeFill="accent1" w:themeFillTint="33"/>
            <w:vAlign w:val="center"/>
            <w:hideMark/>
          </w:tcPr>
          <w:p w14:paraId="3EED5E4A" w14:textId="77777777" w:rsidR="00CE7E34" w:rsidRPr="00EB2496" w:rsidRDefault="00CE7E34" w:rsidP="003F17C6">
            <w:pPr>
              <w:jc w:val="center"/>
              <w:rPr>
                <w:b/>
                <w:bCs/>
              </w:rPr>
            </w:pPr>
            <w:r w:rsidRPr="00EB2496">
              <w:rPr>
                <w:b/>
                <w:bCs/>
              </w:rPr>
              <w:t>Anchor source</w:t>
            </w:r>
          </w:p>
        </w:tc>
      </w:tr>
      <w:tr w:rsidR="00CE7E34" w:rsidRPr="00EB2496" w14:paraId="3DDF9880" w14:textId="77777777" w:rsidTr="003F17C6">
        <w:trPr>
          <w:tblCellSpacing w:w="15" w:type="dxa"/>
        </w:trPr>
        <w:tc>
          <w:tcPr>
            <w:tcW w:w="0" w:type="auto"/>
            <w:vAlign w:val="center"/>
            <w:hideMark/>
          </w:tcPr>
          <w:p w14:paraId="48FD6BDA" w14:textId="77777777" w:rsidR="00CE7E34" w:rsidRPr="00EB2496" w:rsidRDefault="00CE7E34" w:rsidP="003F17C6">
            <w:r w:rsidRPr="00EB2496">
              <w:t>C101-derived</w:t>
            </w:r>
          </w:p>
        </w:tc>
        <w:tc>
          <w:tcPr>
            <w:tcW w:w="0" w:type="auto"/>
            <w:vAlign w:val="center"/>
            <w:hideMark/>
          </w:tcPr>
          <w:p w14:paraId="3D1F75A5" w14:textId="77777777" w:rsidR="00CE7E34" w:rsidRPr="00EB2496" w:rsidRDefault="00CE7E34" w:rsidP="003F17C6">
            <w:pPr>
              <w:jc w:val="right"/>
            </w:pPr>
            <w:r w:rsidRPr="00EB2496">
              <w:t>138.620394</w:t>
            </w:r>
          </w:p>
        </w:tc>
        <w:tc>
          <w:tcPr>
            <w:tcW w:w="0" w:type="auto"/>
            <w:vAlign w:val="center"/>
            <w:hideMark/>
          </w:tcPr>
          <w:p w14:paraId="7AF1008C" w14:textId="77777777" w:rsidR="00CE7E34" w:rsidRPr="00EB2496" w:rsidRDefault="00CE7E34" w:rsidP="003F17C6">
            <w:pPr>
              <w:jc w:val="right"/>
            </w:pPr>
            <w:r w:rsidRPr="00EB2496">
              <w:t>140.106516</w:t>
            </w:r>
          </w:p>
        </w:tc>
        <w:tc>
          <w:tcPr>
            <w:tcW w:w="0" w:type="auto"/>
            <w:vAlign w:val="center"/>
            <w:hideMark/>
          </w:tcPr>
          <w:p w14:paraId="0AAEF140" w14:textId="77777777" w:rsidR="00CE7E34" w:rsidRPr="00EB2496" w:rsidRDefault="00CE7E34" w:rsidP="003F17C6">
            <w:pPr>
              <w:jc w:val="right"/>
            </w:pPr>
            <w:r w:rsidRPr="00EB2496">
              <w:t>445.860718</w:t>
            </w:r>
          </w:p>
        </w:tc>
        <w:tc>
          <w:tcPr>
            <w:tcW w:w="0" w:type="auto"/>
            <w:vAlign w:val="center"/>
            <w:hideMark/>
          </w:tcPr>
          <w:p w14:paraId="7469D76C" w14:textId="77777777" w:rsidR="00CE7E34" w:rsidRPr="00EB2496" w:rsidRDefault="00CE7E34" w:rsidP="003F17C6">
            <w:pPr>
              <w:jc w:val="right"/>
            </w:pPr>
            <w:r w:rsidRPr="00EB2496">
              <w:t>450.764046</w:t>
            </w:r>
          </w:p>
        </w:tc>
        <w:tc>
          <w:tcPr>
            <w:tcW w:w="0" w:type="auto"/>
            <w:vAlign w:val="center"/>
            <w:hideMark/>
          </w:tcPr>
          <w:p w14:paraId="1B7A4CC3" w14:textId="3A929174" w:rsidR="00CE7E34" w:rsidRPr="008B7B11" w:rsidRDefault="008B7B11" w:rsidP="008B7B11">
            <w:pPr>
              <w:pStyle w:val="NormalWeb"/>
              <w:rPr>
                <w:lang w:val="vi-VN"/>
              </w:rPr>
            </w:pPr>
            <w:r>
              <w:t>Objective-specific exact-solver incumbents generated under a 300-second time limit.</w:t>
            </w:r>
          </w:p>
        </w:tc>
      </w:tr>
      <w:tr w:rsidR="00CE7E34" w:rsidRPr="00EB2496" w14:paraId="5F17022E" w14:textId="77777777" w:rsidTr="003F17C6">
        <w:trPr>
          <w:tblCellSpacing w:w="15" w:type="dxa"/>
        </w:trPr>
        <w:tc>
          <w:tcPr>
            <w:tcW w:w="0" w:type="auto"/>
            <w:vAlign w:val="center"/>
            <w:hideMark/>
          </w:tcPr>
          <w:p w14:paraId="45EA412A" w14:textId="77777777" w:rsidR="00CE7E34" w:rsidRPr="00EB2496" w:rsidRDefault="00CE7E34" w:rsidP="003F17C6">
            <w:r w:rsidRPr="00EB2496">
              <w:t>R101-derived</w:t>
            </w:r>
          </w:p>
        </w:tc>
        <w:tc>
          <w:tcPr>
            <w:tcW w:w="0" w:type="auto"/>
            <w:vAlign w:val="center"/>
            <w:hideMark/>
          </w:tcPr>
          <w:p w14:paraId="46D2B9DB" w14:textId="77777777" w:rsidR="00CE7E34" w:rsidRPr="00EB2496" w:rsidRDefault="00CE7E34" w:rsidP="003F17C6">
            <w:pPr>
              <w:jc w:val="right"/>
            </w:pPr>
            <w:r w:rsidRPr="00EB2496">
              <w:t>184.011763</w:t>
            </w:r>
          </w:p>
        </w:tc>
        <w:tc>
          <w:tcPr>
            <w:tcW w:w="0" w:type="auto"/>
            <w:vAlign w:val="center"/>
            <w:hideMark/>
          </w:tcPr>
          <w:p w14:paraId="1D30D8FB" w14:textId="77777777" w:rsidR="00CE7E34" w:rsidRPr="00EB2496" w:rsidRDefault="00CE7E34" w:rsidP="003F17C6">
            <w:pPr>
              <w:jc w:val="right"/>
            </w:pPr>
            <w:r w:rsidRPr="00EB2496">
              <w:t>326.629585</w:t>
            </w:r>
          </w:p>
        </w:tc>
        <w:tc>
          <w:tcPr>
            <w:tcW w:w="0" w:type="auto"/>
            <w:vAlign w:val="center"/>
            <w:hideMark/>
          </w:tcPr>
          <w:p w14:paraId="7600E787" w14:textId="77777777" w:rsidR="00CE7E34" w:rsidRPr="00EB2496" w:rsidRDefault="00CE7E34" w:rsidP="003F17C6">
            <w:pPr>
              <w:jc w:val="right"/>
            </w:pPr>
            <w:r w:rsidRPr="00EB2496">
              <w:t>614.888095</w:t>
            </w:r>
          </w:p>
        </w:tc>
        <w:tc>
          <w:tcPr>
            <w:tcW w:w="0" w:type="auto"/>
            <w:vAlign w:val="center"/>
            <w:hideMark/>
          </w:tcPr>
          <w:p w14:paraId="1BBF17C9" w14:textId="77777777" w:rsidR="00CE7E34" w:rsidRPr="00EB2496" w:rsidRDefault="00CE7E34" w:rsidP="003F17C6">
            <w:pPr>
              <w:jc w:val="right"/>
            </w:pPr>
            <w:r w:rsidRPr="00EB2496">
              <w:t>1037.248717</w:t>
            </w:r>
          </w:p>
        </w:tc>
        <w:tc>
          <w:tcPr>
            <w:tcW w:w="0" w:type="auto"/>
            <w:vAlign w:val="center"/>
            <w:hideMark/>
          </w:tcPr>
          <w:p w14:paraId="0D0049AC" w14:textId="77777777" w:rsidR="00CE7E34" w:rsidRPr="00EB2496" w:rsidRDefault="00CE7E34" w:rsidP="003F17C6">
            <w:r w:rsidRPr="00EB2496">
              <w:t>Empirical bounds from the feasible-solution calibration pool, including the initial paper solution and 60-/300-second objective-specific exact incumbents</w:t>
            </w:r>
          </w:p>
        </w:tc>
      </w:tr>
    </w:tbl>
    <w:p w14:paraId="10BB8F7B" w14:textId="77777777" w:rsidR="00CE7E34" w:rsidRPr="00EB2496" w:rsidRDefault="00CE7E34" w:rsidP="00CE7E34">
      <w:pPr>
        <w:jc w:val="both"/>
        <w:rPr>
          <w:b/>
          <w:bCs/>
        </w:rPr>
      </w:pPr>
    </w:p>
    <w:p w14:paraId="067C2353" w14:textId="77777777" w:rsidR="00CE7E34" w:rsidRDefault="00CE7E34" w:rsidP="00CE7E34">
      <w:pPr>
        <w:pStyle w:val="NormalWeb"/>
        <w:rPr>
          <w:lang w:val="vi-VN"/>
        </w:rPr>
      </w:pPr>
      <w:r>
        <w:t>These values are empirical references rather than guaranteed theoretical ideal and nadir points. They were not updated after the production experiment began, even when a later solution fell outside the original reference range.</w:t>
      </w:r>
    </w:p>
    <w:p w14:paraId="6363DF1F" w14:textId="77777777" w:rsidR="00CE7E34" w:rsidRPr="00D90FC2"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val="vi-VN" w:eastAsia="zh-CN"/>
        </w:rPr>
      </w:pPr>
      <w:bookmarkStart w:id="42" w:name="_Toc232010420"/>
      <w:r w:rsidRPr="00326086">
        <w:rPr>
          <w:rFonts w:ascii="Times New Roman" w:eastAsia="SimSun" w:hAnsi="Times New Roman" w:cs="Times New Roman"/>
          <w:color w:val="auto"/>
          <w:sz w:val="32"/>
          <w:szCs w:val="32"/>
          <w:lang w:eastAsia="zh-CN"/>
        </w:rPr>
        <w:lastRenderedPageBreak/>
        <w:t>5.</w:t>
      </w:r>
      <w:r>
        <w:rPr>
          <w:rFonts w:ascii="Times New Roman" w:eastAsia="SimSun" w:hAnsi="Times New Roman" w:cs="Times New Roman"/>
          <w:color w:val="auto"/>
          <w:sz w:val="32"/>
          <w:szCs w:val="32"/>
          <w:lang w:val="vi-VN" w:eastAsia="zh-CN"/>
        </w:rPr>
        <w:t xml:space="preserve">4 </w:t>
      </w:r>
      <w:r w:rsidRPr="00D90FC2">
        <w:rPr>
          <w:rFonts w:ascii="Times New Roman" w:eastAsia="SimSun" w:hAnsi="Times New Roman" w:cs="Times New Roman"/>
          <w:color w:val="auto"/>
          <w:sz w:val="32"/>
          <w:szCs w:val="32"/>
          <w:lang w:eastAsia="zh-CN"/>
        </w:rPr>
        <w:t>ALNS Search Budget</w:t>
      </w:r>
      <w:bookmarkEnd w:id="42"/>
    </w:p>
    <w:p w14:paraId="09739C67" w14:textId="77777777" w:rsidR="00CE7E34" w:rsidRDefault="00CE7E34" w:rsidP="00CE7E34">
      <w:pPr>
        <w:pStyle w:val="isselectedend"/>
      </w:pPr>
      <w:r>
        <w:t>The reference study uses 30,000 ALNS iterations and updates operator weights after every 300 iterations. The present experiment uses 301 iterations per run.</w:t>
      </w:r>
      <w:r>
        <w:rPr>
          <w:lang w:val="vi-VN"/>
        </w:rPr>
        <w:t xml:space="preserve"> </w:t>
      </w:r>
      <w:r>
        <w:t>This budget allows each run to complete one full 300-iteration operator-scoring segment and then perform one additional iteration after the first weight update.</w:t>
      </w:r>
    </w:p>
    <w:p w14:paraId="3343E3BA" w14:textId="77777777" w:rsidR="00CE7E34" w:rsidRDefault="00CE7E34" w:rsidP="00CE7E34">
      <w:pPr>
        <w:pStyle w:val="isselectedend"/>
        <w:rPr>
          <w:lang w:val="vi-VN"/>
        </w:rPr>
      </w:pPr>
      <w:r>
        <w:t>The reduced budget was selected to keep the complete 120-run experiment computationally practical. It exercises the reported adaptive-weight mechanism at a basic level but does not reproduce the full computational effort of the reference study.</w:t>
      </w:r>
    </w:p>
    <w:p w14:paraId="4E8414E9" w14:textId="77777777" w:rsidR="00CE7E34" w:rsidRPr="00B25F0A"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43" w:name="_Toc232010421"/>
      <w:r w:rsidRPr="00B25F0A">
        <w:rPr>
          <w:rFonts w:ascii="Times New Roman" w:eastAsia="SimSun" w:hAnsi="Times New Roman" w:cs="Times New Roman"/>
          <w:color w:val="auto"/>
          <w:sz w:val="32"/>
          <w:szCs w:val="32"/>
          <w:lang w:eastAsia="zh-CN"/>
        </w:rPr>
        <w:t>5.5 Objective and Emission Parameters</w:t>
      </w:r>
      <w:bookmarkEnd w:id="43"/>
    </w:p>
    <w:p w14:paraId="3C230D48" w14:textId="77777777" w:rsidR="00CE7E34" w:rsidRPr="00B25F0A" w:rsidRDefault="00CE7E34" w:rsidP="00CE7E34">
      <w:pPr>
        <w:pStyle w:val="isselectedend"/>
      </w:pPr>
      <w:r w:rsidRPr="00B25F0A">
        <w:t>The main objective and emission parameters used by both the exact formulation and ALNS are summarized in Table 12.</w:t>
      </w:r>
    </w:p>
    <w:p w14:paraId="27C14672" w14:textId="77777777" w:rsidR="00CE7E34" w:rsidRDefault="00CE7E34" w:rsidP="00CE7E34">
      <w:pPr>
        <w:pStyle w:val="NormalWeb"/>
      </w:pPr>
      <w:r>
        <w:rPr>
          <w:rStyle w:val="Strong"/>
        </w:rPr>
        <w:t xml:space="preserve">Table 12. </w:t>
      </w:r>
      <w:r w:rsidRPr="00B25F0A">
        <w:rPr>
          <w:rStyle w:val="Strong"/>
          <w:b w:val="0"/>
          <w:bCs w:val="0"/>
        </w:rPr>
        <w:t>Objective and emission parameters used in the computational experiment.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7"/>
        <w:gridCol w:w="2096"/>
        <w:gridCol w:w="4327"/>
      </w:tblGrid>
      <w:tr w:rsidR="00CE7E34" w14:paraId="1DDE99D2" w14:textId="77777777">
        <w:trPr>
          <w:tblHeader/>
          <w:tblCellSpacing w:w="15" w:type="dxa"/>
        </w:trPr>
        <w:tc>
          <w:tcPr>
            <w:tcW w:w="0" w:type="auto"/>
            <w:shd w:val="clear" w:color="auto" w:fill="DBE5F1" w:themeFill="accent1" w:themeFillTint="33"/>
            <w:vAlign w:val="center"/>
            <w:hideMark/>
          </w:tcPr>
          <w:p w14:paraId="3CB83B3C" w14:textId="77777777" w:rsidR="00CE7E34" w:rsidRPr="00A23EF3" w:rsidRDefault="00CE7E34" w:rsidP="003F17C6">
            <w:pPr>
              <w:jc w:val="center"/>
              <w:rPr>
                <w:b/>
                <w:bCs/>
              </w:rPr>
            </w:pPr>
            <w:r w:rsidRPr="00A23EF3">
              <w:rPr>
                <w:b/>
                <w:bCs/>
              </w:rPr>
              <w:t>Parameter</w:t>
            </w:r>
          </w:p>
        </w:tc>
        <w:tc>
          <w:tcPr>
            <w:tcW w:w="0" w:type="auto"/>
            <w:shd w:val="clear" w:color="auto" w:fill="DBE5F1" w:themeFill="accent1" w:themeFillTint="33"/>
            <w:vAlign w:val="center"/>
            <w:hideMark/>
          </w:tcPr>
          <w:p w14:paraId="02C55301" w14:textId="77777777" w:rsidR="00CE7E34" w:rsidRPr="00A23EF3" w:rsidRDefault="00CE7E34" w:rsidP="003F17C6">
            <w:pPr>
              <w:jc w:val="center"/>
              <w:rPr>
                <w:b/>
                <w:bCs/>
              </w:rPr>
            </w:pPr>
            <w:r w:rsidRPr="00A23EF3">
              <w:rPr>
                <w:b/>
                <w:bCs/>
              </w:rPr>
              <w:t>Value</w:t>
            </w:r>
          </w:p>
        </w:tc>
        <w:tc>
          <w:tcPr>
            <w:tcW w:w="0" w:type="auto"/>
            <w:shd w:val="clear" w:color="auto" w:fill="DBE5F1" w:themeFill="accent1" w:themeFillTint="33"/>
            <w:vAlign w:val="center"/>
            <w:hideMark/>
          </w:tcPr>
          <w:p w14:paraId="670DF78C" w14:textId="77777777" w:rsidR="00CE7E34" w:rsidRPr="00A23EF3" w:rsidRDefault="00CE7E34" w:rsidP="003F17C6">
            <w:pPr>
              <w:jc w:val="center"/>
              <w:rPr>
                <w:b/>
                <w:bCs/>
              </w:rPr>
            </w:pPr>
            <w:r w:rsidRPr="00A23EF3">
              <w:rPr>
                <w:b/>
                <w:bCs/>
              </w:rPr>
              <w:t>Purpose</w:t>
            </w:r>
          </w:p>
        </w:tc>
      </w:tr>
      <w:tr w:rsidR="00CE7E34" w14:paraId="1A1145D9" w14:textId="77777777">
        <w:trPr>
          <w:tblCellSpacing w:w="15" w:type="dxa"/>
        </w:trPr>
        <w:tc>
          <w:tcPr>
            <w:tcW w:w="0" w:type="auto"/>
            <w:vAlign w:val="center"/>
            <w:hideMark/>
          </w:tcPr>
          <w:p w14:paraId="7FBFBD3D" w14:textId="77777777" w:rsidR="00CE7E34" w:rsidRPr="00A23EF3" w:rsidRDefault="00CE7E34" w:rsidP="003F17C6">
            <w:pPr>
              <w:jc w:val="center"/>
            </w:pPr>
            <w:r w:rsidRPr="00A23EF3">
              <w:t>Lambda values</w:t>
            </w:r>
          </w:p>
        </w:tc>
        <w:tc>
          <w:tcPr>
            <w:tcW w:w="0" w:type="auto"/>
            <w:vAlign w:val="center"/>
            <w:hideMark/>
          </w:tcPr>
          <w:p w14:paraId="79CBD6F3" w14:textId="77777777" w:rsidR="00CE7E34" w:rsidRPr="00A23EF3" w:rsidRDefault="00CE7E34" w:rsidP="003F17C6">
            <w:pPr>
              <w:jc w:val="center"/>
            </w:pPr>
            <w:r w:rsidRPr="00A23EF3">
              <w:t>0, 0.25, 0.50, 0.75, 1.00</w:t>
            </w:r>
          </w:p>
        </w:tc>
        <w:tc>
          <w:tcPr>
            <w:tcW w:w="0" w:type="auto"/>
            <w:vAlign w:val="center"/>
            <w:hideMark/>
          </w:tcPr>
          <w:p w14:paraId="1C0229FB" w14:textId="77777777" w:rsidR="00CE7E34" w:rsidRPr="00A23EF3" w:rsidRDefault="00CE7E34" w:rsidP="003F17C6">
            <w:pPr>
              <w:jc w:val="center"/>
            </w:pPr>
            <w:r w:rsidRPr="00A23EF3">
              <w:t>Control the relative emphasis on normalized cost and emissions</w:t>
            </w:r>
          </w:p>
        </w:tc>
      </w:tr>
      <w:tr w:rsidR="00CE7E34" w14:paraId="4E4DD45F" w14:textId="77777777">
        <w:trPr>
          <w:tblCellSpacing w:w="15" w:type="dxa"/>
        </w:trPr>
        <w:tc>
          <w:tcPr>
            <w:tcW w:w="0" w:type="auto"/>
            <w:vAlign w:val="center"/>
            <w:hideMark/>
          </w:tcPr>
          <w:p w14:paraId="23B14A22" w14:textId="77777777" w:rsidR="00CE7E34" w:rsidRPr="00A23EF3" w:rsidRDefault="00CE7E34" w:rsidP="003F17C6">
            <w:pPr>
              <w:jc w:val="center"/>
            </w:pPr>
            <w:r w:rsidRPr="00A23EF3">
              <w:t>DV emission factor</w:t>
            </w:r>
          </w:p>
        </w:tc>
        <w:tc>
          <w:tcPr>
            <w:tcW w:w="0" w:type="auto"/>
            <w:vAlign w:val="center"/>
            <w:hideMark/>
          </w:tcPr>
          <w:p w14:paraId="6375CBF2" w14:textId="77777777" w:rsidR="00CE7E34" w:rsidRPr="00A23EF3" w:rsidRDefault="00CE7E34" w:rsidP="003F17C6">
            <w:pPr>
              <w:jc w:val="center"/>
            </w:pPr>
            <w:r w:rsidRPr="00A23EF3">
              <w:t>3.0</w:t>
            </w:r>
          </w:p>
        </w:tc>
        <w:tc>
          <w:tcPr>
            <w:tcW w:w="0" w:type="auto"/>
            <w:vAlign w:val="center"/>
            <w:hideMark/>
          </w:tcPr>
          <w:p w14:paraId="391DFBB3" w14:textId="33A6D19D" w:rsidR="00CE7E34" w:rsidRPr="00A23EF3" w:rsidRDefault="00CE7E34" w:rsidP="003F17C6">
            <w:pPr>
              <w:jc w:val="center"/>
            </w:pPr>
            <w:r w:rsidRPr="00A23EF3">
              <w:t>Comparative emissions per unit of dedicated</w:t>
            </w:r>
            <w:r w:rsidR="054F155A">
              <w:t xml:space="preserve"> vehicles</w:t>
            </w:r>
            <w:r w:rsidRPr="00A23EF3">
              <w:t xml:space="preserve"> distance</w:t>
            </w:r>
          </w:p>
        </w:tc>
      </w:tr>
      <w:tr w:rsidR="00CE7E34" w14:paraId="0547000B" w14:textId="77777777">
        <w:trPr>
          <w:tblCellSpacing w:w="15" w:type="dxa"/>
        </w:trPr>
        <w:tc>
          <w:tcPr>
            <w:tcW w:w="0" w:type="auto"/>
            <w:vAlign w:val="center"/>
            <w:hideMark/>
          </w:tcPr>
          <w:p w14:paraId="1AD93241" w14:textId="77777777" w:rsidR="00CE7E34" w:rsidRPr="00A23EF3" w:rsidRDefault="00CE7E34" w:rsidP="003F17C6">
            <w:pPr>
              <w:jc w:val="center"/>
            </w:pPr>
            <w:r w:rsidRPr="00A23EF3">
              <w:t>OD emission factor</w:t>
            </w:r>
          </w:p>
        </w:tc>
        <w:tc>
          <w:tcPr>
            <w:tcW w:w="0" w:type="auto"/>
            <w:vAlign w:val="center"/>
            <w:hideMark/>
          </w:tcPr>
          <w:p w14:paraId="1969B71D" w14:textId="77777777" w:rsidR="00CE7E34" w:rsidRPr="00A23EF3" w:rsidRDefault="00CE7E34" w:rsidP="003F17C6">
            <w:pPr>
              <w:jc w:val="center"/>
            </w:pPr>
            <w:r w:rsidRPr="00A23EF3">
              <w:t>1.0</w:t>
            </w:r>
          </w:p>
        </w:tc>
        <w:tc>
          <w:tcPr>
            <w:tcW w:w="0" w:type="auto"/>
            <w:vAlign w:val="center"/>
            <w:hideMark/>
          </w:tcPr>
          <w:p w14:paraId="07A2A2AA" w14:textId="536C3968" w:rsidR="00CE7E34" w:rsidRPr="00A23EF3" w:rsidRDefault="00CE7E34" w:rsidP="003F17C6">
            <w:pPr>
              <w:jc w:val="center"/>
            </w:pPr>
            <w:r w:rsidRPr="00A23EF3">
              <w:t>Comparative emissions per unit of occasional</w:t>
            </w:r>
            <w:r w:rsidR="069FBF9A">
              <w:t xml:space="preserve"> </w:t>
            </w:r>
            <w:proofErr w:type="gramStart"/>
            <w:r w:rsidR="069FBF9A">
              <w:t>drivers</w:t>
            </w:r>
            <w:proofErr w:type="gramEnd"/>
            <w:r w:rsidRPr="00A23EF3">
              <w:t xml:space="preserve"> additional distance</w:t>
            </w:r>
          </w:p>
        </w:tc>
      </w:tr>
      <w:tr w:rsidR="00CE7E34" w14:paraId="2C699743" w14:textId="77777777">
        <w:trPr>
          <w:tblCellSpacing w:w="15" w:type="dxa"/>
        </w:trPr>
        <w:tc>
          <w:tcPr>
            <w:tcW w:w="0" w:type="auto"/>
            <w:vAlign w:val="center"/>
            <w:hideMark/>
          </w:tcPr>
          <w:p w14:paraId="0FD966E3" w14:textId="77777777" w:rsidR="00CE7E34" w:rsidRPr="00A23EF3" w:rsidRDefault="00CE7E34" w:rsidP="003F17C6">
            <w:pPr>
              <w:jc w:val="center"/>
            </w:pPr>
            <w:r w:rsidRPr="00A23EF3">
              <w:t xml:space="preserve">Local-search threshold </w:t>
            </w:r>
            <w:r>
              <w:rPr>
                <w:rStyle w:val="mopen"/>
              </w:rPr>
              <w:t>(</w:t>
            </w:r>
            <w:proofErr w:type="spellStart"/>
            <w:r>
              <w:rPr>
                <w:rStyle w:val="mord"/>
              </w:rPr>
              <w:t>δLS</w:t>
            </w:r>
            <w:proofErr w:type="spellEnd"/>
            <w:r>
              <w:rPr>
                <w:rStyle w:val="vlist-s"/>
              </w:rPr>
              <w:t>​</w:t>
            </w:r>
            <w:r>
              <w:rPr>
                <w:rStyle w:val="mclose"/>
              </w:rPr>
              <w:t>)</w:t>
            </w:r>
          </w:p>
        </w:tc>
        <w:tc>
          <w:tcPr>
            <w:tcW w:w="0" w:type="auto"/>
            <w:vAlign w:val="center"/>
            <w:hideMark/>
          </w:tcPr>
          <w:p w14:paraId="224CD17B" w14:textId="77777777" w:rsidR="00CE7E34" w:rsidRPr="00A23EF3" w:rsidRDefault="00CE7E34" w:rsidP="003F17C6">
            <w:pPr>
              <w:jc w:val="center"/>
            </w:pPr>
            <w:r w:rsidRPr="00A23EF3">
              <w:t>0.1</w:t>
            </w:r>
          </w:p>
        </w:tc>
        <w:tc>
          <w:tcPr>
            <w:tcW w:w="0" w:type="auto"/>
            <w:vAlign w:val="center"/>
            <w:hideMark/>
          </w:tcPr>
          <w:p w14:paraId="780D2C4E" w14:textId="77777777" w:rsidR="00CE7E34" w:rsidRPr="00A23EF3" w:rsidRDefault="00CE7E34" w:rsidP="003F17C6">
            <w:pPr>
              <w:jc w:val="center"/>
            </w:pPr>
            <w:r w:rsidRPr="00A23EF3">
              <w:t>Define eligibility for local-search intensification</w:t>
            </w:r>
          </w:p>
        </w:tc>
      </w:tr>
      <w:tr w:rsidR="00CE7E34" w14:paraId="562314C5" w14:textId="77777777">
        <w:trPr>
          <w:tblCellSpacing w:w="15" w:type="dxa"/>
        </w:trPr>
        <w:tc>
          <w:tcPr>
            <w:tcW w:w="0" w:type="auto"/>
            <w:vAlign w:val="center"/>
            <w:hideMark/>
          </w:tcPr>
          <w:p w14:paraId="69DCA09B" w14:textId="77777777" w:rsidR="00CE7E34" w:rsidRPr="00A23EF3" w:rsidRDefault="00CE7E34" w:rsidP="003F17C6">
            <w:pPr>
              <w:jc w:val="center"/>
            </w:pPr>
            <w:r w:rsidRPr="00A23EF3">
              <w:t>Normalization policy</w:t>
            </w:r>
          </w:p>
        </w:tc>
        <w:tc>
          <w:tcPr>
            <w:tcW w:w="0" w:type="auto"/>
            <w:vAlign w:val="center"/>
            <w:hideMark/>
          </w:tcPr>
          <w:p w14:paraId="500A4E26" w14:textId="77777777" w:rsidR="00CE7E34" w:rsidRPr="00A23EF3" w:rsidRDefault="00CE7E34" w:rsidP="003F17C6">
            <w:pPr>
              <w:jc w:val="center"/>
            </w:pPr>
            <w:r w:rsidRPr="00A23EF3">
              <w:t>Instance-specific frozen anchors</w:t>
            </w:r>
          </w:p>
        </w:tc>
        <w:tc>
          <w:tcPr>
            <w:tcW w:w="0" w:type="auto"/>
            <w:vAlign w:val="center"/>
            <w:hideMark/>
          </w:tcPr>
          <w:p w14:paraId="3664DA9A" w14:textId="77777777" w:rsidR="00CE7E34" w:rsidRPr="00A23EF3" w:rsidRDefault="00CE7E34" w:rsidP="003F17C6">
            <w:pPr>
              <w:jc w:val="center"/>
            </w:pPr>
            <w:r w:rsidRPr="00A23EF3">
              <w:t>Maintain one consistent objective scale per instance</w:t>
            </w:r>
          </w:p>
        </w:tc>
      </w:tr>
    </w:tbl>
    <w:p w14:paraId="1AE0A6B4" w14:textId="77777777" w:rsidR="00CE7E34" w:rsidRDefault="00CE7E34" w:rsidP="00CE7E34">
      <w:pPr>
        <w:pStyle w:val="isselectedend"/>
      </w:pPr>
      <w:r>
        <w:t>The emission factors are comparative modeling parameters rather than a full real-world carbon inventory.</w:t>
      </w:r>
    </w:p>
    <w:p w14:paraId="376818C3" w14:textId="77777777" w:rsidR="00CE7E34" w:rsidRPr="00D90FC2"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val="vi-VN" w:eastAsia="zh-CN"/>
        </w:rPr>
      </w:pPr>
      <w:bookmarkStart w:id="44" w:name="_Toc232010422"/>
      <w:r w:rsidRPr="00326086">
        <w:rPr>
          <w:rFonts w:ascii="Times New Roman" w:eastAsia="SimSun" w:hAnsi="Times New Roman" w:cs="Times New Roman"/>
          <w:color w:val="auto"/>
          <w:sz w:val="32"/>
          <w:szCs w:val="32"/>
          <w:lang w:eastAsia="zh-CN"/>
        </w:rPr>
        <w:t>5.</w:t>
      </w:r>
      <w:r>
        <w:rPr>
          <w:rFonts w:ascii="Times New Roman" w:eastAsia="SimSun" w:hAnsi="Times New Roman" w:cs="Times New Roman"/>
          <w:color w:val="auto"/>
          <w:sz w:val="32"/>
          <w:szCs w:val="32"/>
          <w:lang w:val="vi-VN" w:eastAsia="zh-CN"/>
        </w:rPr>
        <w:t>6</w:t>
      </w:r>
      <w:r w:rsidRPr="00326086">
        <w:rPr>
          <w:rFonts w:ascii="Times New Roman" w:eastAsia="SimSun" w:hAnsi="Times New Roman" w:cs="Times New Roman"/>
          <w:color w:val="auto"/>
          <w:sz w:val="32"/>
          <w:szCs w:val="32"/>
          <w:lang w:eastAsia="zh-CN"/>
        </w:rPr>
        <w:t xml:space="preserve"> Exact-Solver Configuration</w:t>
      </w:r>
      <w:bookmarkEnd w:id="44"/>
    </w:p>
    <w:p w14:paraId="6F75FB4E" w14:textId="77777777" w:rsidR="004B0DBE" w:rsidRDefault="004B0DBE" w:rsidP="004B0DBE">
      <w:pPr>
        <w:pStyle w:val="isselectedend"/>
      </w:pPr>
      <w:r>
        <w:t>The exact formulation was evaluated on the 25-customer C101-derived instance under a fixed computational budget. Its purpose was to generate objective-specific normalization anchors, provide a small-instance formulation reference, and observe solver behavior under the weighted scalar objective.</w:t>
      </w:r>
    </w:p>
    <w:p w14:paraId="1C36D1C1" w14:textId="77777777" w:rsidR="004B0DBE" w:rsidRDefault="004B0DBE" w:rsidP="004B0DBE">
      <w:pPr>
        <w:pStyle w:val="NormalWeb"/>
      </w:pPr>
      <w:r>
        <w:t xml:space="preserve">Two weighted-objective configuration packages were executed. Both packages used the same five lambda values, time limit, MIP-gap target, emission factors, and normalization </w:t>
      </w:r>
      <w:r>
        <w:lastRenderedPageBreak/>
        <w:t xml:space="preserve">anchors. The recorded configuration field </w:t>
      </w:r>
      <w:proofErr w:type="spellStart"/>
      <w:r w:rsidRPr="004B0DBE">
        <w:rPr>
          <w:rStyle w:val="HTMLCode"/>
          <w:rFonts w:ascii="Times New Roman" w:hAnsi="Times New Roman" w:cs="Times New Roman"/>
          <w:i/>
          <w:iCs/>
          <w:sz w:val="24"/>
          <w:szCs w:val="24"/>
        </w:rPr>
        <w:t>epsilon_levels</w:t>
      </w:r>
      <w:proofErr w:type="spellEnd"/>
      <w:r w:rsidRPr="004B0DBE">
        <w:rPr>
          <w:i/>
          <w:iCs/>
        </w:rPr>
        <w:t xml:space="preserve"> </w:t>
      </w:r>
      <w:r>
        <w:t>was set to 1 in the first package and 2 in the second package.</w:t>
      </w:r>
    </w:p>
    <w:p w14:paraId="7C0F758D" w14:textId="77777777" w:rsidR="00EB0DFA" w:rsidRDefault="00CE7E34" w:rsidP="00CE7E34">
      <w:pPr>
        <w:pStyle w:val="NormalWeb"/>
        <w:rPr>
          <w:lang w:val="vi-VN"/>
        </w:rPr>
      </w:pPr>
      <w:r>
        <w:rPr>
          <w:rStyle w:val="Strong"/>
        </w:rPr>
        <w:t xml:space="preserve">Table 13. </w:t>
      </w:r>
      <w:r>
        <w:t>Exact-solver configuration for the C101-derived instance.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6"/>
        <w:gridCol w:w="2693"/>
      </w:tblGrid>
      <w:tr w:rsidR="00EB0DFA" w:rsidRPr="00DD75B0" w14:paraId="7CCCC03B" w14:textId="77777777" w:rsidTr="00EB0DFA">
        <w:trPr>
          <w:tblHeader/>
          <w:tblCellSpacing w:w="15" w:type="dxa"/>
        </w:trPr>
        <w:tc>
          <w:tcPr>
            <w:tcW w:w="4061" w:type="dxa"/>
            <w:shd w:val="clear" w:color="auto" w:fill="E1EBF7" w:themeFill="text2" w:themeFillTint="1A"/>
            <w:vAlign w:val="center"/>
            <w:hideMark/>
          </w:tcPr>
          <w:p w14:paraId="2D80D8E5" w14:textId="77777777" w:rsidR="00EB0DFA" w:rsidRPr="00DD75B0" w:rsidRDefault="00EB0DFA" w:rsidP="009E3E8F">
            <w:pPr>
              <w:jc w:val="center"/>
              <w:rPr>
                <w:b/>
                <w:bCs/>
              </w:rPr>
            </w:pPr>
            <w:r w:rsidRPr="00DD75B0">
              <w:rPr>
                <w:b/>
                <w:bCs/>
              </w:rPr>
              <w:t>Parameter</w:t>
            </w:r>
          </w:p>
        </w:tc>
        <w:tc>
          <w:tcPr>
            <w:tcW w:w="2648" w:type="dxa"/>
            <w:shd w:val="clear" w:color="auto" w:fill="E1EBF7" w:themeFill="text2" w:themeFillTint="1A"/>
            <w:vAlign w:val="center"/>
            <w:hideMark/>
          </w:tcPr>
          <w:p w14:paraId="430DA055" w14:textId="77777777" w:rsidR="00EB0DFA" w:rsidRPr="00DD75B0" w:rsidRDefault="00EB0DFA" w:rsidP="009E3E8F">
            <w:pPr>
              <w:jc w:val="center"/>
              <w:rPr>
                <w:b/>
                <w:bCs/>
              </w:rPr>
            </w:pPr>
            <w:r w:rsidRPr="00DD75B0">
              <w:rPr>
                <w:b/>
                <w:bCs/>
              </w:rPr>
              <w:t>Value</w:t>
            </w:r>
          </w:p>
        </w:tc>
      </w:tr>
      <w:tr w:rsidR="00EB0DFA" w:rsidRPr="00DD75B0" w14:paraId="117336D2" w14:textId="77777777" w:rsidTr="00EB0DFA">
        <w:trPr>
          <w:tblCellSpacing w:w="15" w:type="dxa"/>
        </w:trPr>
        <w:tc>
          <w:tcPr>
            <w:tcW w:w="4061" w:type="dxa"/>
            <w:vAlign w:val="center"/>
            <w:hideMark/>
          </w:tcPr>
          <w:p w14:paraId="55F79217" w14:textId="77777777" w:rsidR="00EB0DFA" w:rsidRPr="00DD75B0" w:rsidRDefault="00EB0DFA" w:rsidP="009E3E8F">
            <w:r w:rsidRPr="00DD75B0">
              <w:t>Instance</w:t>
            </w:r>
          </w:p>
        </w:tc>
        <w:tc>
          <w:tcPr>
            <w:tcW w:w="2648" w:type="dxa"/>
            <w:vAlign w:val="center"/>
            <w:hideMark/>
          </w:tcPr>
          <w:p w14:paraId="15AC6389" w14:textId="77777777" w:rsidR="00EB0DFA" w:rsidRPr="00DD75B0" w:rsidRDefault="00EB0DFA" w:rsidP="009E3E8F">
            <w:r w:rsidRPr="00DD75B0">
              <w:t>C101-derived</w:t>
            </w:r>
          </w:p>
        </w:tc>
      </w:tr>
      <w:tr w:rsidR="00EB0DFA" w:rsidRPr="00DD75B0" w14:paraId="53CA8B33" w14:textId="77777777" w:rsidTr="00EB0DFA">
        <w:trPr>
          <w:tblCellSpacing w:w="15" w:type="dxa"/>
        </w:trPr>
        <w:tc>
          <w:tcPr>
            <w:tcW w:w="4061" w:type="dxa"/>
            <w:vAlign w:val="center"/>
            <w:hideMark/>
          </w:tcPr>
          <w:p w14:paraId="0C0AC4AC" w14:textId="77777777" w:rsidR="00EB0DFA" w:rsidRPr="00DD75B0" w:rsidRDefault="00EB0DFA" w:rsidP="009E3E8F">
            <w:r w:rsidRPr="00DD75B0">
              <w:t>Number of customers</w:t>
            </w:r>
          </w:p>
        </w:tc>
        <w:tc>
          <w:tcPr>
            <w:tcW w:w="2648" w:type="dxa"/>
            <w:vAlign w:val="center"/>
            <w:hideMark/>
          </w:tcPr>
          <w:p w14:paraId="1427BEAC" w14:textId="77777777" w:rsidR="00EB0DFA" w:rsidRPr="00DD75B0" w:rsidRDefault="00EB0DFA" w:rsidP="009E3E8F">
            <w:r w:rsidRPr="00DD75B0">
              <w:t>25</w:t>
            </w:r>
          </w:p>
        </w:tc>
      </w:tr>
      <w:tr w:rsidR="00EB0DFA" w:rsidRPr="00DD75B0" w14:paraId="1B92E9D3" w14:textId="77777777" w:rsidTr="00EB0DFA">
        <w:trPr>
          <w:tblCellSpacing w:w="15" w:type="dxa"/>
        </w:trPr>
        <w:tc>
          <w:tcPr>
            <w:tcW w:w="4061" w:type="dxa"/>
            <w:vAlign w:val="center"/>
            <w:hideMark/>
          </w:tcPr>
          <w:p w14:paraId="1C4AFEA5" w14:textId="77777777" w:rsidR="00EB0DFA" w:rsidRPr="00DD75B0" w:rsidRDefault="00EB0DFA" w:rsidP="009E3E8F">
            <w:r w:rsidRPr="00DD75B0">
              <w:t>Primary objective mode</w:t>
            </w:r>
          </w:p>
        </w:tc>
        <w:tc>
          <w:tcPr>
            <w:tcW w:w="2648" w:type="dxa"/>
            <w:vAlign w:val="center"/>
            <w:hideMark/>
          </w:tcPr>
          <w:p w14:paraId="0417AEA0" w14:textId="77777777" w:rsidR="00EB0DFA" w:rsidRPr="00DD75B0" w:rsidRDefault="00EB0DFA" w:rsidP="009E3E8F">
            <w:r w:rsidRPr="00DD75B0">
              <w:t>Weighted scalar objective</w:t>
            </w:r>
          </w:p>
        </w:tc>
      </w:tr>
      <w:tr w:rsidR="00EB0DFA" w:rsidRPr="00DD75B0" w14:paraId="0387FE71" w14:textId="77777777" w:rsidTr="00EB0DFA">
        <w:trPr>
          <w:tblCellSpacing w:w="15" w:type="dxa"/>
        </w:trPr>
        <w:tc>
          <w:tcPr>
            <w:tcW w:w="4061" w:type="dxa"/>
            <w:vAlign w:val="center"/>
            <w:hideMark/>
          </w:tcPr>
          <w:p w14:paraId="6E20F1E1" w14:textId="77777777" w:rsidR="00EB0DFA" w:rsidRPr="00DD75B0" w:rsidRDefault="00EB0DFA" w:rsidP="009E3E8F">
            <w:r w:rsidRPr="00DD75B0">
              <w:t>Lambda values</w:t>
            </w:r>
          </w:p>
        </w:tc>
        <w:tc>
          <w:tcPr>
            <w:tcW w:w="2648" w:type="dxa"/>
            <w:vAlign w:val="center"/>
            <w:hideMark/>
          </w:tcPr>
          <w:p w14:paraId="00EC47B8" w14:textId="77777777" w:rsidR="00EB0DFA" w:rsidRPr="00DD75B0" w:rsidRDefault="00EB0DFA" w:rsidP="009E3E8F">
            <w:r w:rsidRPr="00DD75B0">
              <w:t>0, 0.25, 0.50, 0.75, 1.00</w:t>
            </w:r>
          </w:p>
        </w:tc>
      </w:tr>
      <w:tr w:rsidR="00EB0DFA" w:rsidRPr="00DD75B0" w14:paraId="168DEB42" w14:textId="77777777" w:rsidTr="00EB0DFA">
        <w:trPr>
          <w:tblCellSpacing w:w="15" w:type="dxa"/>
        </w:trPr>
        <w:tc>
          <w:tcPr>
            <w:tcW w:w="4061" w:type="dxa"/>
            <w:vAlign w:val="center"/>
            <w:hideMark/>
          </w:tcPr>
          <w:p w14:paraId="1338E90E" w14:textId="77777777" w:rsidR="00EB0DFA" w:rsidRPr="00DD75B0" w:rsidRDefault="00EB0DFA" w:rsidP="009E3E8F">
            <w:r w:rsidRPr="00DD75B0">
              <w:t>Weighted-objective packages</w:t>
            </w:r>
          </w:p>
        </w:tc>
        <w:tc>
          <w:tcPr>
            <w:tcW w:w="2648" w:type="dxa"/>
            <w:vAlign w:val="center"/>
            <w:hideMark/>
          </w:tcPr>
          <w:p w14:paraId="09517F51" w14:textId="77777777" w:rsidR="00EB0DFA" w:rsidRPr="00DD75B0" w:rsidRDefault="00EB0DFA" w:rsidP="009E3E8F">
            <w:r w:rsidRPr="00DD75B0">
              <w:t>2</w:t>
            </w:r>
          </w:p>
        </w:tc>
      </w:tr>
      <w:tr w:rsidR="00EB0DFA" w:rsidRPr="00DD75B0" w14:paraId="3ACD5582" w14:textId="77777777" w:rsidTr="00EB0DFA">
        <w:trPr>
          <w:tblCellSpacing w:w="15" w:type="dxa"/>
        </w:trPr>
        <w:tc>
          <w:tcPr>
            <w:tcW w:w="4061" w:type="dxa"/>
            <w:vAlign w:val="center"/>
            <w:hideMark/>
          </w:tcPr>
          <w:p w14:paraId="5D86EDDF" w14:textId="77777777" w:rsidR="00EB0DFA" w:rsidRPr="00EB0DFA" w:rsidRDefault="00EB0DFA" w:rsidP="009E3E8F">
            <w:proofErr w:type="spellStart"/>
            <w:r w:rsidRPr="00EB0DFA">
              <w:rPr>
                <w:i/>
                <w:iCs/>
              </w:rPr>
              <w:t>epsilon_levels</w:t>
            </w:r>
            <w:proofErr w:type="spellEnd"/>
            <w:r w:rsidRPr="00EB0DFA">
              <w:t xml:space="preserve"> settings</w:t>
            </w:r>
          </w:p>
        </w:tc>
        <w:tc>
          <w:tcPr>
            <w:tcW w:w="2648" w:type="dxa"/>
            <w:vAlign w:val="center"/>
            <w:hideMark/>
          </w:tcPr>
          <w:p w14:paraId="1C60709F" w14:textId="77777777" w:rsidR="00EB0DFA" w:rsidRPr="00DD75B0" w:rsidRDefault="00EB0DFA" w:rsidP="009E3E8F">
            <w:r w:rsidRPr="00DD75B0">
              <w:t>1 and 2</w:t>
            </w:r>
          </w:p>
        </w:tc>
      </w:tr>
      <w:tr w:rsidR="00EB0DFA" w:rsidRPr="00DD75B0" w14:paraId="670C89C8" w14:textId="77777777" w:rsidTr="00EB0DFA">
        <w:trPr>
          <w:tblCellSpacing w:w="15" w:type="dxa"/>
        </w:trPr>
        <w:tc>
          <w:tcPr>
            <w:tcW w:w="4061" w:type="dxa"/>
            <w:vAlign w:val="center"/>
            <w:hideMark/>
          </w:tcPr>
          <w:p w14:paraId="72563C95" w14:textId="77777777" w:rsidR="00EB0DFA" w:rsidRPr="00DD75B0" w:rsidRDefault="00EB0DFA" w:rsidP="009E3E8F">
            <w:r w:rsidRPr="00DD75B0">
              <w:t>Weighted runs per package</w:t>
            </w:r>
          </w:p>
        </w:tc>
        <w:tc>
          <w:tcPr>
            <w:tcW w:w="2648" w:type="dxa"/>
            <w:vAlign w:val="center"/>
            <w:hideMark/>
          </w:tcPr>
          <w:p w14:paraId="715F1098" w14:textId="77777777" w:rsidR="00EB0DFA" w:rsidRPr="00DD75B0" w:rsidRDefault="00EB0DFA" w:rsidP="009E3E8F">
            <w:r w:rsidRPr="00DD75B0">
              <w:t>5</w:t>
            </w:r>
          </w:p>
        </w:tc>
      </w:tr>
      <w:tr w:rsidR="00EB0DFA" w:rsidRPr="00DD75B0" w14:paraId="23C1F5B3" w14:textId="77777777" w:rsidTr="00EB0DFA">
        <w:trPr>
          <w:tblCellSpacing w:w="15" w:type="dxa"/>
        </w:trPr>
        <w:tc>
          <w:tcPr>
            <w:tcW w:w="4061" w:type="dxa"/>
            <w:vAlign w:val="center"/>
            <w:hideMark/>
          </w:tcPr>
          <w:p w14:paraId="670EB384" w14:textId="77777777" w:rsidR="00EB0DFA" w:rsidRPr="00DD75B0" w:rsidRDefault="00EB0DFA" w:rsidP="009E3E8F">
            <w:r w:rsidRPr="00DD75B0">
              <w:t>Completed weighted runs</w:t>
            </w:r>
          </w:p>
        </w:tc>
        <w:tc>
          <w:tcPr>
            <w:tcW w:w="2648" w:type="dxa"/>
            <w:vAlign w:val="center"/>
            <w:hideMark/>
          </w:tcPr>
          <w:p w14:paraId="3A09C471" w14:textId="77777777" w:rsidR="00EB0DFA" w:rsidRPr="00DD75B0" w:rsidRDefault="00EB0DFA" w:rsidP="009E3E8F">
            <w:r w:rsidRPr="00DD75B0">
              <w:t>10</w:t>
            </w:r>
          </w:p>
        </w:tc>
      </w:tr>
      <w:tr w:rsidR="00EB0DFA" w:rsidRPr="00DD75B0" w14:paraId="79D73896" w14:textId="77777777" w:rsidTr="00EB0DFA">
        <w:trPr>
          <w:tblCellSpacing w:w="15" w:type="dxa"/>
        </w:trPr>
        <w:tc>
          <w:tcPr>
            <w:tcW w:w="4061" w:type="dxa"/>
            <w:vAlign w:val="center"/>
            <w:hideMark/>
          </w:tcPr>
          <w:p w14:paraId="62FB94EA" w14:textId="77777777" w:rsidR="00EB0DFA" w:rsidRPr="00DD75B0" w:rsidRDefault="00EB0DFA" w:rsidP="009E3E8F">
            <w:r w:rsidRPr="00DD75B0">
              <w:t>Retained anchor objectives</w:t>
            </w:r>
          </w:p>
        </w:tc>
        <w:tc>
          <w:tcPr>
            <w:tcW w:w="2648" w:type="dxa"/>
            <w:vAlign w:val="center"/>
            <w:hideMark/>
          </w:tcPr>
          <w:p w14:paraId="688CBA62" w14:textId="77777777" w:rsidR="00EB0DFA" w:rsidRPr="00DD75B0" w:rsidRDefault="00EB0DFA" w:rsidP="009E3E8F">
            <w:r w:rsidRPr="00DD75B0">
              <w:t>Cost and emissions</w:t>
            </w:r>
          </w:p>
        </w:tc>
      </w:tr>
      <w:tr w:rsidR="00EB0DFA" w:rsidRPr="00DD75B0" w14:paraId="31ECCB8E" w14:textId="77777777" w:rsidTr="00EB0DFA">
        <w:trPr>
          <w:tblCellSpacing w:w="15" w:type="dxa"/>
        </w:trPr>
        <w:tc>
          <w:tcPr>
            <w:tcW w:w="4061" w:type="dxa"/>
            <w:vAlign w:val="center"/>
            <w:hideMark/>
          </w:tcPr>
          <w:p w14:paraId="50A2BD6A" w14:textId="77777777" w:rsidR="00EB0DFA" w:rsidRPr="00DD75B0" w:rsidRDefault="00EB0DFA" w:rsidP="009E3E8F">
            <w:r w:rsidRPr="00DD75B0">
              <w:t>Retained anchor incumbents</w:t>
            </w:r>
          </w:p>
        </w:tc>
        <w:tc>
          <w:tcPr>
            <w:tcW w:w="2648" w:type="dxa"/>
            <w:vAlign w:val="center"/>
            <w:hideMark/>
          </w:tcPr>
          <w:p w14:paraId="0E496D25" w14:textId="77777777" w:rsidR="00EB0DFA" w:rsidRPr="00DD75B0" w:rsidRDefault="00EB0DFA" w:rsidP="009E3E8F">
            <w:r w:rsidRPr="00DD75B0">
              <w:t>2</w:t>
            </w:r>
          </w:p>
        </w:tc>
      </w:tr>
      <w:tr w:rsidR="00EB0DFA" w:rsidRPr="00DD75B0" w14:paraId="32FE59BC" w14:textId="77777777" w:rsidTr="00EB0DFA">
        <w:trPr>
          <w:tblCellSpacing w:w="15" w:type="dxa"/>
        </w:trPr>
        <w:tc>
          <w:tcPr>
            <w:tcW w:w="4061" w:type="dxa"/>
            <w:vAlign w:val="center"/>
            <w:hideMark/>
          </w:tcPr>
          <w:p w14:paraId="6449D961" w14:textId="77777777" w:rsidR="00EB0DFA" w:rsidRPr="00DD75B0" w:rsidRDefault="00EB0DFA" w:rsidP="009E3E8F">
            <w:r w:rsidRPr="00DD75B0">
              <w:t>Time limit</w:t>
            </w:r>
          </w:p>
        </w:tc>
        <w:tc>
          <w:tcPr>
            <w:tcW w:w="2648" w:type="dxa"/>
            <w:vAlign w:val="center"/>
            <w:hideMark/>
          </w:tcPr>
          <w:p w14:paraId="0025536E" w14:textId="77777777" w:rsidR="00EB0DFA" w:rsidRPr="00DD75B0" w:rsidRDefault="00EB0DFA" w:rsidP="009E3E8F">
            <w:r w:rsidRPr="00DD75B0">
              <w:t>300 seconds per solve</w:t>
            </w:r>
          </w:p>
        </w:tc>
      </w:tr>
      <w:tr w:rsidR="00EB0DFA" w:rsidRPr="00DD75B0" w14:paraId="1A421BE2" w14:textId="77777777" w:rsidTr="00EB0DFA">
        <w:trPr>
          <w:tblCellSpacing w:w="15" w:type="dxa"/>
        </w:trPr>
        <w:tc>
          <w:tcPr>
            <w:tcW w:w="4061" w:type="dxa"/>
            <w:vAlign w:val="center"/>
            <w:hideMark/>
          </w:tcPr>
          <w:p w14:paraId="62C552AB" w14:textId="77777777" w:rsidR="00EB0DFA" w:rsidRPr="00DD75B0" w:rsidRDefault="00EB0DFA" w:rsidP="009E3E8F">
            <w:r w:rsidRPr="00DD75B0">
              <w:t>Target relative MIP gap</w:t>
            </w:r>
          </w:p>
        </w:tc>
        <w:tc>
          <w:tcPr>
            <w:tcW w:w="2648" w:type="dxa"/>
            <w:vAlign w:val="center"/>
            <w:hideMark/>
          </w:tcPr>
          <w:p w14:paraId="47015C63" w14:textId="77777777" w:rsidR="00EB0DFA" w:rsidRPr="00DD75B0" w:rsidRDefault="00EB0DFA" w:rsidP="009E3E8F">
            <w:r w:rsidRPr="00DD75B0">
              <w:t>5%</w:t>
            </w:r>
          </w:p>
        </w:tc>
      </w:tr>
      <w:tr w:rsidR="00EB0DFA" w:rsidRPr="00DD75B0" w14:paraId="154706D4" w14:textId="77777777" w:rsidTr="00EB0DFA">
        <w:trPr>
          <w:tblCellSpacing w:w="15" w:type="dxa"/>
        </w:trPr>
        <w:tc>
          <w:tcPr>
            <w:tcW w:w="4061" w:type="dxa"/>
            <w:vAlign w:val="center"/>
            <w:hideMark/>
          </w:tcPr>
          <w:p w14:paraId="75345F60" w14:textId="77777777" w:rsidR="00EB0DFA" w:rsidRPr="00DD75B0" w:rsidRDefault="00EB0DFA" w:rsidP="009E3E8F">
            <w:r w:rsidRPr="00DD75B0">
              <w:t>Feasible incumbent required</w:t>
            </w:r>
          </w:p>
        </w:tc>
        <w:tc>
          <w:tcPr>
            <w:tcW w:w="2648" w:type="dxa"/>
            <w:vAlign w:val="center"/>
            <w:hideMark/>
          </w:tcPr>
          <w:p w14:paraId="753BE181" w14:textId="77777777" w:rsidR="00EB0DFA" w:rsidRPr="00DD75B0" w:rsidRDefault="00EB0DFA" w:rsidP="009E3E8F">
            <w:r w:rsidRPr="00DD75B0">
              <w:t>Yes</w:t>
            </w:r>
          </w:p>
        </w:tc>
      </w:tr>
      <w:tr w:rsidR="00EB0DFA" w:rsidRPr="00DD75B0" w14:paraId="76404968" w14:textId="77777777" w:rsidTr="00EB0DFA">
        <w:trPr>
          <w:tblCellSpacing w:w="15" w:type="dxa"/>
        </w:trPr>
        <w:tc>
          <w:tcPr>
            <w:tcW w:w="4061" w:type="dxa"/>
            <w:vAlign w:val="center"/>
            <w:hideMark/>
          </w:tcPr>
          <w:p w14:paraId="60DDBB52" w14:textId="77777777" w:rsidR="00EB0DFA" w:rsidRPr="00DD75B0" w:rsidRDefault="00EB0DFA" w:rsidP="009E3E8F">
            <w:r w:rsidRPr="00DD75B0">
              <w:t>Shared-validator acceptance required</w:t>
            </w:r>
          </w:p>
        </w:tc>
        <w:tc>
          <w:tcPr>
            <w:tcW w:w="2648" w:type="dxa"/>
            <w:vAlign w:val="center"/>
            <w:hideMark/>
          </w:tcPr>
          <w:p w14:paraId="35681D7E" w14:textId="77777777" w:rsidR="00EB0DFA" w:rsidRPr="00DD75B0" w:rsidRDefault="00EB0DFA" w:rsidP="009E3E8F">
            <w:r w:rsidRPr="00DD75B0">
              <w:t>Yes</w:t>
            </w:r>
          </w:p>
        </w:tc>
      </w:tr>
      <w:tr w:rsidR="00EB0DFA" w:rsidRPr="00DD75B0" w14:paraId="178447A5" w14:textId="77777777" w:rsidTr="00EB0DFA">
        <w:trPr>
          <w:tblCellSpacing w:w="15" w:type="dxa"/>
        </w:trPr>
        <w:tc>
          <w:tcPr>
            <w:tcW w:w="4061" w:type="dxa"/>
            <w:vAlign w:val="center"/>
            <w:hideMark/>
          </w:tcPr>
          <w:p w14:paraId="1B4D046F" w14:textId="77777777" w:rsidR="00EB0DFA" w:rsidRPr="00DD75B0" w:rsidRDefault="00EB0DFA" w:rsidP="009E3E8F">
            <w:r w:rsidRPr="00DD75B0">
              <w:t>Zero-gap optimality required</w:t>
            </w:r>
          </w:p>
        </w:tc>
        <w:tc>
          <w:tcPr>
            <w:tcW w:w="2648" w:type="dxa"/>
            <w:vAlign w:val="center"/>
            <w:hideMark/>
          </w:tcPr>
          <w:p w14:paraId="74AFCE25" w14:textId="77777777" w:rsidR="00EB0DFA" w:rsidRPr="00DD75B0" w:rsidRDefault="00EB0DFA" w:rsidP="009E3E8F">
            <w:r w:rsidRPr="00DD75B0">
              <w:t>No</w:t>
            </w:r>
          </w:p>
        </w:tc>
      </w:tr>
    </w:tbl>
    <w:p w14:paraId="6515D77B" w14:textId="77777777" w:rsidR="00D746EC" w:rsidRDefault="00D746EC" w:rsidP="00D746EC">
      <w:pPr>
        <w:pStyle w:val="isselectedend"/>
      </w:pPr>
      <w:r>
        <w:t>The two retained anchor incumbents were generated from separate cost-oriented and emission-oriented exact solves. Their objective values were frozen as the empirical C101-derived normalization anchors reported in Table 11.</w:t>
      </w:r>
    </w:p>
    <w:p w14:paraId="11F86EEA" w14:textId="77777777" w:rsidR="00D746EC" w:rsidRDefault="00D746EC" w:rsidP="00D746EC">
      <w:pPr>
        <w:pStyle w:val="isselectedend"/>
      </w:pPr>
      <w:r>
        <w:t xml:space="preserve">A separate epsilon-constraint stage was also planned. In that stage, transportation cost was minimized subject to an upper bound on total emissions. The first epsilon-constrained solve returned </w:t>
      </w:r>
      <w:r>
        <w:rPr>
          <w:rStyle w:val="HTMLCode"/>
        </w:rPr>
        <w:t>NOT_SOLVED</w:t>
      </w:r>
      <w:r>
        <w:t xml:space="preserve"> within the 300-second limit and did not provide a retained feasible incumbent. The second epsilon level was therefore not completed. No epsilon-constraint result was included in the final result analysis.</w:t>
      </w:r>
    </w:p>
    <w:p w14:paraId="02C3C9B3" w14:textId="77777777" w:rsidR="00D746EC" w:rsidRDefault="00D746EC" w:rsidP="00D746EC">
      <w:pPr>
        <w:pStyle w:val="isselectedend"/>
      </w:pPr>
      <w:r>
        <w:t xml:space="preserve">The field </w:t>
      </w:r>
      <w:proofErr w:type="spellStart"/>
      <w:r w:rsidRPr="00C240D8">
        <w:rPr>
          <w:rStyle w:val="HTMLCode"/>
          <w:rFonts w:ascii="Times New Roman" w:hAnsi="Times New Roman" w:cs="Times New Roman"/>
          <w:i/>
          <w:iCs/>
          <w:sz w:val="24"/>
          <w:szCs w:val="24"/>
        </w:rPr>
        <w:t>epsilon_levels</w:t>
      </w:r>
      <w:proofErr w:type="spellEnd"/>
      <w:r>
        <w:t xml:space="preserve"> appearing in the two completed weighted-objective packages should not be confused with a successfully completed epsilon-constraint experiment. In the retained artifacts, the five reported lambda solutions were produced by the weighted scalar objective.</w:t>
      </w:r>
    </w:p>
    <w:p w14:paraId="2C1D7E78" w14:textId="77777777" w:rsidR="00D746EC" w:rsidRDefault="00D746EC" w:rsidP="00D746EC">
      <w:pPr>
        <w:pStyle w:val="NormalWeb"/>
      </w:pPr>
      <w:r>
        <w:t>A weighted or anchor solve was retained only when it produced a feasible incumbent that passed the shared final validator. A result reaching the time limit without closing the gap was reported as feasible rather than as a zero-gap optimum. The retained exact results are presented in Section 6.2.</w:t>
      </w:r>
    </w:p>
    <w:p w14:paraId="3545EF97" w14:textId="77777777" w:rsidR="00CE7E34" w:rsidRPr="00A26B49"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val="vi-VN" w:eastAsia="zh-CN"/>
        </w:rPr>
      </w:pPr>
      <w:bookmarkStart w:id="45" w:name="_Toc232010423"/>
      <w:r w:rsidRPr="00326086">
        <w:rPr>
          <w:rFonts w:ascii="Times New Roman" w:eastAsia="SimSun" w:hAnsi="Times New Roman" w:cs="Times New Roman"/>
          <w:color w:val="auto"/>
          <w:sz w:val="32"/>
          <w:szCs w:val="32"/>
          <w:lang w:eastAsia="zh-CN"/>
        </w:rPr>
        <w:lastRenderedPageBreak/>
        <w:t>5.</w:t>
      </w:r>
      <w:r>
        <w:rPr>
          <w:rFonts w:ascii="Times New Roman" w:eastAsia="SimSun" w:hAnsi="Times New Roman" w:cs="Times New Roman"/>
          <w:color w:val="auto"/>
          <w:sz w:val="32"/>
          <w:szCs w:val="32"/>
          <w:lang w:val="vi-VN" w:eastAsia="zh-CN"/>
        </w:rPr>
        <w:t>7</w:t>
      </w:r>
      <w:r w:rsidRPr="00326086">
        <w:rPr>
          <w:rFonts w:ascii="Times New Roman" w:eastAsia="SimSun" w:hAnsi="Times New Roman" w:cs="Times New Roman"/>
          <w:color w:val="auto"/>
          <w:sz w:val="32"/>
          <w:szCs w:val="32"/>
          <w:lang w:eastAsia="zh-CN"/>
        </w:rPr>
        <w:t xml:space="preserve"> </w:t>
      </w:r>
      <w:r w:rsidRPr="00A26B49">
        <w:rPr>
          <w:rFonts w:ascii="Times New Roman" w:eastAsia="SimSun" w:hAnsi="Times New Roman" w:cs="Times New Roman"/>
          <w:color w:val="auto"/>
          <w:sz w:val="32"/>
          <w:szCs w:val="32"/>
          <w:lang w:eastAsia="zh-CN"/>
        </w:rPr>
        <w:t>Run Inclusion and Data-Integrity Rules</w:t>
      </w:r>
      <w:bookmarkEnd w:id="45"/>
    </w:p>
    <w:p w14:paraId="57053C29" w14:textId="77777777" w:rsidR="00CE7E34" w:rsidRPr="00A26B49" w:rsidRDefault="00CE7E34" w:rsidP="00CE7E34">
      <w:pPr>
        <w:pStyle w:val="isselectedend"/>
      </w:pPr>
      <w:r w:rsidRPr="00A26B49">
        <w:t>A run was included in the final analysis only when all of the following conditions were satisfied:</w:t>
      </w:r>
    </w:p>
    <w:p w14:paraId="7EE1D598" w14:textId="77777777" w:rsidR="00CE7E34" w:rsidRPr="00A26B49" w:rsidRDefault="00CE7E34" w:rsidP="003E3D81">
      <w:pPr>
        <w:numPr>
          <w:ilvl w:val="0"/>
          <w:numId w:val="14"/>
        </w:numPr>
        <w:spacing w:before="100" w:beforeAutospacing="1" w:after="100" w:afterAutospacing="1"/>
      </w:pPr>
      <w:r w:rsidRPr="00A26B49">
        <w:t>The run belonged to the final instance, lambda, and seed matrix.</w:t>
      </w:r>
    </w:p>
    <w:p w14:paraId="38CC2D38" w14:textId="77777777" w:rsidR="00CE7E34" w:rsidRPr="00A26B49" w:rsidRDefault="00CE7E34" w:rsidP="003E3D81">
      <w:pPr>
        <w:numPr>
          <w:ilvl w:val="0"/>
          <w:numId w:val="14"/>
        </w:numPr>
        <w:spacing w:before="100" w:beforeAutospacing="1" w:after="100" w:afterAutospacing="1"/>
      </w:pPr>
      <w:r w:rsidRPr="00A26B49">
        <w:t>It used the frozen code revision and production environment.</w:t>
      </w:r>
    </w:p>
    <w:p w14:paraId="0BEF80B5" w14:textId="77777777" w:rsidR="00CE7E34" w:rsidRPr="00A26B49" w:rsidRDefault="00CE7E34" w:rsidP="003E3D81">
      <w:pPr>
        <w:numPr>
          <w:ilvl w:val="0"/>
          <w:numId w:val="14"/>
        </w:numPr>
        <w:spacing w:before="100" w:beforeAutospacing="1" w:after="100" w:afterAutospacing="1"/>
      </w:pPr>
      <w:r w:rsidRPr="00A26B49">
        <w:t>It reached the required stopping condition.</w:t>
      </w:r>
    </w:p>
    <w:p w14:paraId="7E295E8A" w14:textId="77777777" w:rsidR="00CE7E34" w:rsidRPr="00A26B49" w:rsidRDefault="00CE7E34" w:rsidP="003E3D81">
      <w:pPr>
        <w:numPr>
          <w:ilvl w:val="0"/>
          <w:numId w:val="14"/>
        </w:numPr>
        <w:spacing w:before="100" w:beforeAutospacing="1" w:after="100" w:afterAutospacing="1"/>
      </w:pPr>
      <w:r w:rsidRPr="00A26B49">
        <w:t>The final feasibility validator passed.</w:t>
      </w:r>
    </w:p>
    <w:p w14:paraId="141CDC95" w14:textId="77777777" w:rsidR="00CE7E34" w:rsidRPr="00A26B49" w:rsidRDefault="00CE7E34" w:rsidP="003E3D81">
      <w:pPr>
        <w:numPr>
          <w:ilvl w:val="0"/>
          <w:numId w:val="14"/>
        </w:numPr>
        <w:spacing w:before="100" w:beforeAutospacing="1" w:after="100" w:afterAutospacing="1"/>
      </w:pPr>
      <w:r w:rsidRPr="00A26B49">
        <w:t>The required result, iteration-history, and manifest files were generated.</w:t>
      </w:r>
    </w:p>
    <w:p w14:paraId="3246EAC4" w14:textId="77777777" w:rsidR="00CE7E34" w:rsidRPr="00A26B49" w:rsidRDefault="00CE7E34" w:rsidP="003E3D81">
      <w:pPr>
        <w:numPr>
          <w:ilvl w:val="0"/>
          <w:numId w:val="14"/>
        </w:numPr>
        <w:spacing w:before="100" w:beforeAutospacing="1" w:after="100" w:afterAutospacing="1"/>
      </w:pPr>
      <w:r w:rsidRPr="00A26B49">
        <w:t>No duplicate instance–lambda–seed combination was present.</w:t>
      </w:r>
    </w:p>
    <w:p w14:paraId="5F164784" w14:textId="1689EAED" w:rsidR="00A565E2" w:rsidRPr="00A26B49" w:rsidRDefault="00A565E2" w:rsidP="003E3D81">
      <w:pPr>
        <w:numPr>
          <w:ilvl w:val="0"/>
          <w:numId w:val="14"/>
        </w:numPr>
        <w:spacing w:before="100" w:beforeAutospacing="1" w:after="100" w:afterAutospacing="1"/>
      </w:pPr>
      <w:r>
        <w:t xml:space="preserve">The reported cost, emissions, normalized values, and </w:t>
      </w:r>
      <m:oMath>
        <m:sSub>
          <m:sSubPr>
            <m:ctrlPr>
              <w:rPr>
                <w:rFonts w:ascii="Cambria Math" w:hAnsi="Cambria Math"/>
              </w:rPr>
            </m:ctrlPr>
          </m:sSubPr>
          <m:e>
            <m:r>
              <w:rPr>
                <w:rFonts w:ascii="Cambria Math" w:hAnsi="Cambria Math"/>
              </w:rPr>
              <m:t>F</m:t>
            </m:r>
          </m:e>
          <m:sub>
            <m:r>
              <w:rPr>
                <w:rFonts w:ascii="Cambria Math" w:hAnsi="Cambria Math"/>
              </w:rPr>
              <m:t>λ</m:t>
            </m:r>
          </m:sub>
        </m:sSub>
      </m:oMath>
      <w:r>
        <w:t>agreed with the independent evaluator.</w:t>
      </w:r>
    </w:p>
    <w:p w14:paraId="2493717A" w14:textId="77777777" w:rsidR="00CE7E34" w:rsidRPr="00A26B49" w:rsidRDefault="00CE7E34" w:rsidP="00CE7E34">
      <w:pPr>
        <w:pStyle w:val="NormalWeb"/>
      </w:pPr>
      <w:r w:rsidRPr="00A26B49">
        <w:t>Pilot outputs generated before the final feasibility alignment were excluded from the primary analysis. The number of completed and included runs is reported in Chapter 6.</w:t>
      </w:r>
    </w:p>
    <w:p w14:paraId="47751DB3" w14:textId="77777777" w:rsidR="00CE7E34" w:rsidRPr="00A26B49"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val="vi-VN" w:eastAsia="zh-CN"/>
        </w:rPr>
      </w:pPr>
      <w:bookmarkStart w:id="46" w:name="_Toc232010424"/>
      <w:r w:rsidRPr="00326086">
        <w:rPr>
          <w:rFonts w:ascii="Times New Roman" w:eastAsia="SimSun" w:hAnsi="Times New Roman" w:cs="Times New Roman"/>
          <w:color w:val="auto"/>
          <w:sz w:val="32"/>
          <w:szCs w:val="32"/>
          <w:lang w:eastAsia="zh-CN"/>
        </w:rPr>
        <w:t>5.</w:t>
      </w:r>
      <w:r>
        <w:rPr>
          <w:rFonts w:ascii="Times New Roman" w:eastAsia="SimSun" w:hAnsi="Times New Roman" w:cs="Times New Roman"/>
          <w:color w:val="auto"/>
          <w:sz w:val="32"/>
          <w:szCs w:val="32"/>
          <w:lang w:val="vi-VN" w:eastAsia="zh-CN"/>
        </w:rPr>
        <w:t>8</w:t>
      </w:r>
      <w:r w:rsidRPr="00326086">
        <w:rPr>
          <w:rFonts w:ascii="Times New Roman" w:eastAsia="SimSun" w:hAnsi="Times New Roman" w:cs="Times New Roman"/>
          <w:color w:val="auto"/>
          <w:sz w:val="32"/>
          <w:szCs w:val="32"/>
          <w:lang w:eastAsia="zh-CN"/>
        </w:rPr>
        <w:t xml:space="preserve"> Analysis </w:t>
      </w:r>
      <w:r w:rsidRPr="00A26B49">
        <w:rPr>
          <w:rFonts w:ascii="Times New Roman" w:eastAsia="SimSun" w:hAnsi="Times New Roman" w:cs="Times New Roman"/>
          <w:color w:val="auto"/>
          <w:sz w:val="32"/>
          <w:szCs w:val="32"/>
          <w:lang w:eastAsia="zh-CN"/>
        </w:rPr>
        <w:t>Measures</w:t>
      </w:r>
      <w:bookmarkEnd w:id="46"/>
    </w:p>
    <w:p w14:paraId="730147B2" w14:textId="77777777" w:rsidR="00CE7E34" w:rsidRPr="00A26B49" w:rsidRDefault="00CE7E34" w:rsidP="00CE7E34">
      <w:pPr>
        <w:pStyle w:val="NormalWeb"/>
        <w:spacing w:before="0" w:beforeAutospacing="0"/>
      </w:pPr>
      <w:r w:rsidRPr="00A26B49">
        <w:t>The experimental outputs were evaluated through objective, search-performance, and statistical measures.</w:t>
      </w:r>
    </w:p>
    <w:p w14:paraId="1328788B" w14:textId="77777777" w:rsidR="00CE7E34" w:rsidRPr="00A26B49" w:rsidRDefault="00CE7E34" w:rsidP="00CE7E34">
      <w:pPr>
        <w:pStyle w:val="NormalWeb"/>
        <w:spacing w:before="0" w:beforeAutospacing="0"/>
      </w:pPr>
      <w:r w:rsidRPr="00A26B49">
        <w:rPr>
          <w:b/>
          <w:bCs/>
        </w:rPr>
        <w:t>Objective measures:</w:t>
      </w:r>
    </w:p>
    <w:p w14:paraId="12A53029" w14:textId="77777777" w:rsidR="00CE7E34" w:rsidRPr="00A26B49" w:rsidRDefault="00CE7E34" w:rsidP="003E3D81">
      <w:pPr>
        <w:pStyle w:val="NormalWeb"/>
        <w:numPr>
          <w:ilvl w:val="0"/>
          <w:numId w:val="15"/>
        </w:numPr>
        <w:spacing w:before="0" w:beforeAutospacing="0"/>
      </w:pPr>
      <w:r w:rsidRPr="00A26B49">
        <w:t>Total distribution cost</w:t>
      </w:r>
    </w:p>
    <w:p w14:paraId="66354931" w14:textId="77777777" w:rsidR="00CE7E34" w:rsidRPr="00A26B49" w:rsidRDefault="00CE7E34" w:rsidP="003E3D81">
      <w:pPr>
        <w:pStyle w:val="NormalWeb"/>
        <w:numPr>
          <w:ilvl w:val="0"/>
          <w:numId w:val="15"/>
        </w:numPr>
        <w:spacing w:before="0" w:beforeAutospacing="0"/>
      </w:pPr>
      <w:r w:rsidRPr="00A26B49">
        <w:t>Total operational emissions</w:t>
      </w:r>
    </w:p>
    <w:p w14:paraId="2545D4C3" w14:textId="77777777" w:rsidR="00CE7E34" w:rsidRPr="00A26B49" w:rsidRDefault="00CE7E34" w:rsidP="003E3D81">
      <w:pPr>
        <w:pStyle w:val="NormalWeb"/>
        <w:numPr>
          <w:ilvl w:val="0"/>
          <w:numId w:val="15"/>
        </w:numPr>
        <w:spacing w:before="0" w:beforeAutospacing="0"/>
      </w:pPr>
      <w:r w:rsidRPr="00A26B49">
        <w:t xml:space="preserve">Scalarized objective </w:t>
      </w:r>
      <m:oMath>
        <m:sSub>
          <m:sSubPr>
            <m:ctrlPr>
              <w:rPr>
                <w:rFonts w:ascii="Cambria Math" w:hAnsi="Cambria Math"/>
              </w:rPr>
            </m:ctrlPr>
          </m:sSubPr>
          <m:e>
            <m:r>
              <w:rPr>
                <w:rFonts w:ascii="Cambria Math" w:hAnsi="Cambria Math"/>
              </w:rPr>
              <m:t>F</m:t>
            </m:r>
          </m:e>
          <m:sub>
            <m:r>
              <w:rPr>
                <w:rFonts w:ascii="Cambria Math" w:hAnsi="Cambria Math"/>
              </w:rPr>
              <m:t>λ</m:t>
            </m:r>
          </m:sub>
        </m:sSub>
      </m:oMath>
    </w:p>
    <w:p w14:paraId="03000F44" w14:textId="4B55D2D4" w:rsidR="00CE7E34" w:rsidRPr="00A26B49" w:rsidRDefault="00CE7E34" w:rsidP="003E3D81">
      <w:pPr>
        <w:pStyle w:val="NormalWeb"/>
        <w:numPr>
          <w:ilvl w:val="0"/>
          <w:numId w:val="15"/>
        </w:numPr>
        <w:spacing w:before="0" w:beforeAutospacing="0"/>
      </w:pPr>
      <w:r w:rsidRPr="00A26B49">
        <w:t>Dedicated</w:t>
      </w:r>
      <w:r w:rsidR="054F155A">
        <w:t xml:space="preserve"> vehicles</w:t>
      </w:r>
      <w:r w:rsidRPr="00A26B49">
        <w:t xml:space="preserve"> distance</w:t>
      </w:r>
    </w:p>
    <w:p w14:paraId="34564FB0" w14:textId="5608DC51" w:rsidR="00CE7E34" w:rsidRPr="00A26B49" w:rsidRDefault="00CE7E34" w:rsidP="003E3D81">
      <w:pPr>
        <w:pStyle w:val="NormalWeb"/>
        <w:numPr>
          <w:ilvl w:val="0"/>
          <w:numId w:val="15"/>
        </w:numPr>
        <w:spacing w:before="0" w:beforeAutospacing="0"/>
      </w:pPr>
      <w:r w:rsidRPr="00A26B49">
        <w:t>Occasional</w:t>
      </w:r>
      <w:r w:rsidR="069FBF9A">
        <w:t xml:space="preserve"> </w:t>
      </w:r>
      <w:proofErr w:type="gramStart"/>
      <w:r w:rsidR="069FBF9A">
        <w:t>drivers</w:t>
      </w:r>
      <w:proofErr w:type="gramEnd"/>
      <w:r w:rsidRPr="00A26B49">
        <w:t xml:space="preserve"> additional distance</w:t>
      </w:r>
    </w:p>
    <w:p w14:paraId="6E3BDE51" w14:textId="77777777" w:rsidR="00CE7E34" w:rsidRPr="00A26B49" w:rsidRDefault="00CE7E34" w:rsidP="00CE7E34">
      <w:pPr>
        <w:pStyle w:val="NormalWeb"/>
        <w:spacing w:before="0" w:beforeAutospacing="0"/>
      </w:pPr>
      <w:r w:rsidRPr="00A26B49">
        <w:rPr>
          <w:b/>
          <w:bCs/>
        </w:rPr>
        <w:t>Search-performance measures:</w:t>
      </w:r>
    </w:p>
    <w:p w14:paraId="09CCAFEE" w14:textId="77777777" w:rsidR="00CE7E34" w:rsidRPr="00A26B49" w:rsidRDefault="00CE7E34" w:rsidP="003E3D81">
      <w:pPr>
        <w:pStyle w:val="NormalWeb"/>
        <w:numPr>
          <w:ilvl w:val="0"/>
          <w:numId w:val="16"/>
        </w:numPr>
        <w:spacing w:before="0" w:beforeAutospacing="0"/>
      </w:pPr>
      <w:r w:rsidRPr="00A26B49">
        <w:t>Improvement from the initial solution</w:t>
      </w:r>
    </w:p>
    <w:p w14:paraId="0C860386" w14:textId="77777777" w:rsidR="00CE7E34" w:rsidRPr="00A26B49" w:rsidRDefault="00CE7E34" w:rsidP="003E3D81">
      <w:pPr>
        <w:pStyle w:val="NormalWeb"/>
        <w:numPr>
          <w:ilvl w:val="0"/>
          <w:numId w:val="16"/>
        </w:numPr>
        <w:spacing w:before="0" w:beforeAutospacing="0"/>
      </w:pPr>
      <w:r w:rsidRPr="00A26B49">
        <w:t>Runtime and completion status</w:t>
      </w:r>
    </w:p>
    <w:p w14:paraId="0C41D8CA" w14:textId="77777777" w:rsidR="00CE7E34" w:rsidRPr="00A26B49" w:rsidRDefault="00CE7E34" w:rsidP="003E3D81">
      <w:pPr>
        <w:pStyle w:val="NormalWeb"/>
        <w:numPr>
          <w:ilvl w:val="0"/>
          <w:numId w:val="16"/>
        </w:numPr>
        <w:spacing w:before="0" w:beforeAutospacing="0"/>
      </w:pPr>
      <w:r w:rsidRPr="00A26B49">
        <w:t>Number of new global-best solutions</w:t>
      </w:r>
    </w:p>
    <w:p w14:paraId="55267E32" w14:textId="77777777" w:rsidR="00CE7E34" w:rsidRPr="00A26B49" w:rsidRDefault="00CE7E34" w:rsidP="003E3D81">
      <w:pPr>
        <w:pStyle w:val="NormalWeb"/>
        <w:numPr>
          <w:ilvl w:val="0"/>
          <w:numId w:val="16"/>
        </w:numPr>
        <w:spacing w:before="0" w:beforeAutospacing="0"/>
      </w:pPr>
      <w:r w:rsidRPr="00A26B49">
        <w:t>Accepted and rejected working solutions</w:t>
      </w:r>
    </w:p>
    <w:p w14:paraId="40C42293" w14:textId="77777777" w:rsidR="00CE7E34" w:rsidRPr="00A26B49" w:rsidRDefault="00CE7E34" w:rsidP="003E3D81">
      <w:pPr>
        <w:pStyle w:val="NormalWeb"/>
        <w:numPr>
          <w:ilvl w:val="0"/>
          <w:numId w:val="16"/>
        </w:numPr>
        <w:spacing w:before="0" w:beforeAutospacing="0"/>
      </w:pPr>
      <w:r w:rsidRPr="00A26B49">
        <w:t>Number of worse but accepted solutions</w:t>
      </w:r>
    </w:p>
    <w:p w14:paraId="3F6F3626" w14:textId="77777777" w:rsidR="00CE7E34" w:rsidRPr="00A26B49" w:rsidRDefault="00CE7E34" w:rsidP="00CE7E34">
      <w:pPr>
        <w:pStyle w:val="NormalWeb"/>
        <w:spacing w:before="0" w:beforeAutospacing="0"/>
      </w:pPr>
      <w:r w:rsidRPr="00A26B49">
        <w:rPr>
          <w:b/>
          <w:bCs/>
        </w:rPr>
        <w:t>Statistical measures:</w:t>
      </w:r>
    </w:p>
    <w:p w14:paraId="287D13FE" w14:textId="77777777" w:rsidR="00CE7E34" w:rsidRPr="00A26B49" w:rsidRDefault="00CE7E34" w:rsidP="003E3D81">
      <w:pPr>
        <w:pStyle w:val="NormalWeb"/>
        <w:numPr>
          <w:ilvl w:val="0"/>
          <w:numId w:val="17"/>
        </w:numPr>
        <w:spacing w:before="0" w:beforeAutospacing="0"/>
      </w:pPr>
      <w:r w:rsidRPr="00A26B49">
        <w:t>Mean</w:t>
      </w:r>
    </w:p>
    <w:p w14:paraId="6174B5FD" w14:textId="77777777" w:rsidR="00CE7E34" w:rsidRPr="00A26B49" w:rsidRDefault="00CE7E34" w:rsidP="003E3D81">
      <w:pPr>
        <w:pStyle w:val="NormalWeb"/>
        <w:numPr>
          <w:ilvl w:val="0"/>
          <w:numId w:val="17"/>
        </w:numPr>
        <w:spacing w:before="0" w:beforeAutospacing="0"/>
      </w:pPr>
      <w:r w:rsidRPr="00A26B49">
        <w:t>Median</w:t>
      </w:r>
    </w:p>
    <w:p w14:paraId="55768606" w14:textId="77777777" w:rsidR="00CE7E34" w:rsidRPr="00A26B49" w:rsidRDefault="00CE7E34" w:rsidP="003E3D81">
      <w:pPr>
        <w:pStyle w:val="NormalWeb"/>
        <w:numPr>
          <w:ilvl w:val="0"/>
          <w:numId w:val="17"/>
        </w:numPr>
        <w:spacing w:before="0" w:beforeAutospacing="0"/>
      </w:pPr>
      <w:r w:rsidRPr="00A26B49">
        <w:t>Standard deviation</w:t>
      </w:r>
    </w:p>
    <w:p w14:paraId="3F006939" w14:textId="77777777" w:rsidR="00CE7E34" w:rsidRPr="00A26B49" w:rsidRDefault="00CE7E34" w:rsidP="003E3D81">
      <w:pPr>
        <w:pStyle w:val="NormalWeb"/>
        <w:numPr>
          <w:ilvl w:val="0"/>
          <w:numId w:val="17"/>
        </w:numPr>
        <w:spacing w:before="0" w:beforeAutospacing="0"/>
      </w:pPr>
      <w:r w:rsidRPr="00A26B49">
        <w:t>Minimu</w:t>
      </w:r>
      <w:r>
        <w:t>m</w:t>
      </w:r>
    </w:p>
    <w:p w14:paraId="0DD18FC5" w14:textId="77777777" w:rsidR="00CE7E34" w:rsidRPr="00A26B49" w:rsidRDefault="00CE7E34" w:rsidP="003E3D81">
      <w:pPr>
        <w:pStyle w:val="NormalWeb"/>
        <w:numPr>
          <w:ilvl w:val="0"/>
          <w:numId w:val="17"/>
        </w:numPr>
        <w:spacing w:before="0" w:beforeAutospacing="0"/>
      </w:pPr>
      <w:r w:rsidRPr="00A26B49">
        <w:t>Maximum</w:t>
      </w:r>
    </w:p>
    <w:p w14:paraId="3B8526CC" w14:textId="77777777" w:rsidR="00CE7E34" w:rsidRPr="00A26B49" w:rsidRDefault="00CE7E34" w:rsidP="003E3D81">
      <w:pPr>
        <w:pStyle w:val="NormalWeb"/>
        <w:numPr>
          <w:ilvl w:val="0"/>
          <w:numId w:val="17"/>
        </w:numPr>
        <w:spacing w:before="0" w:beforeAutospacing="0"/>
      </w:pPr>
      <w:r w:rsidRPr="00A26B49">
        <w:lastRenderedPageBreak/>
        <w:t>Interquartile range</w:t>
      </w:r>
    </w:p>
    <w:p w14:paraId="7E2E3CB8" w14:textId="77777777" w:rsidR="00CE7E34" w:rsidRPr="00A26B49" w:rsidRDefault="00CE7E34" w:rsidP="00CE7E34">
      <w:pPr>
        <w:pStyle w:val="NormalWeb"/>
        <w:spacing w:before="0" w:beforeAutospacing="0"/>
      </w:pPr>
      <w:r w:rsidRPr="00A26B49">
        <w:t>Relative cost change from the cost-oriented baseline is calculated as:</w:t>
      </w:r>
    </w:p>
    <w:p w14:paraId="4EDC4C2A" w14:textId="52CD5DA3" w:rsidR="00CE7E34" w:rsidRPr="00A26B49" w:rsidRDefault="00252160" w:rsidP="00CE7E34">
      <w:pPr>
        <w:jc w:val="center"/>
        <w:rPr>
          <w:iCs/>
          <w:lang w:val="vi-VN"/>
        </w:rPr>
      </w:pPr>
      <m:oMathPara>
        <m:oMath>
          <m:r>
            <m:rPr>
              <m:sty m:val="p"/>
            </m:rPr>
            <w:rPr>
              <w:rFonts w:ascii="Cambria Math" w:hAnsi="Cambria Math"/>
            </w:rPr>
            <m:t>ΔC</m:t>
          </m:r>
          <m:d>
            <m:dPr>
              <m:ctrlPr>
                <w:rPr>
                  <w:rFonts w:ascii="Cambria Math" w:hAnsi="Cambria Math"/>
                  <w:iCs/>
                </w:rPr>
              </m:ctrlPr>
            </m:dPr>
            <m:e>
              <m:r>
                <m:rPr>
                  <m:sty m:val="p"/>
                </m:rPr>
                <w:rPr>
                  <w:rFonts w:ascii="Cambria Math" w:hAnsi="Cambria Math"/>
                </w:rPr>
                <m:t>%</m:t>
              </m:r>
            </m:e>
          </m:d>
          <m:r>
            <m:rPr>
              <m:sty m:val="p"/>
            </m:rPr>
            <w:rPr>
              <w:rFonts w:ascii="Cambria Math" w:hAnsi="Cambria Math"/>
            </w:rPr>
            <m:t>=</m:t>
          </m:r>
          <m:f>
            <m:fPr>
              <m:ctrlPr>
                <w:rPr>
                  <w:rFonts w:ascii="Cambria Math" w:hAnsi="Cambria Math"/>
                  <w:iCs/>
                </w:rPr>
              </m:ctrlPr>
            </m:fPr>
            <m:num>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λ</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0</m:t>
                  </m:r>
                </m:sub>
              </m:sSub>
            </m:num>
            <m:den>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0</m:t>
                  </m:r>
                </m:sub>
              </m:sSub>
            </m:den>
          </m:f>
          <m:r>
            <m:rPr>
              <m:sty m:val="p"/>
            </m:rPr>
            <w:rPr>
              <w:rFonts w:ascii="Cambria Math" w:hAnsi="Cambria Math"/>
            </w:rPr>
            <m:t xml:space="preserve">×100 </m:t>
          </m:r>
          <m:r>
            <m:rPr>
              <m:sty m:val="p"/>
            </m:rPr>
            <w:rPr>
              <w:rFonts w:ascii="Cambria Math" w:hAnsi="Cambria Math"/>
              <w:lang w:val="vi-VN"/>
            </w:rPr>
            <m:t xml:space="preserve"> (28)</m:t>
          </m:r>
        </m:oMath>
      </m:oMathPara>
    </w:p>
    <w:p w14:paraId="7462C1B2" w14:textId="77777777" w:rsidR="00CE7E34" w:rsidRPr="00747309" w:rsidRDefault="00CE7E34" w:rsidP="00CE7E34">
      <w:pPr>
        <w:jc w:val="center"/>
        <w:rPr>
          <w:sz w:val="22"/>
        </w:rPr>
      </w:pPr>
    </w:p>
    <w:p w14:paraId="0BADACB9" w14:textId="77777777" w:rsidR="00CE7E34" w:rsidRDefault="00CE7E34" w:rsidP="00CE7E34">
      <w:pPr>
        <w:pStyle w:val="NormalWeb"/>
        <w:spacing w:before="0" w:beforeAutospacing="0"/>
        <w:rPr>
          <w:lang w:val="vi-VN"/>
        </w:rPr>
      </w:pPr>
      <w:r w:rsidRPr="00A26B49">
        <w:t>Relative emission reduction from the cost-oriented baseline is calculated as:</w:t>
      </w:r>
    </w:p>
    <w:p w14:paraId="20C7EDC8" w14:textId="057AAA35" w:rsidR="00CE7E34" w:rsidRDefault="00CE7E34" w:rsidP="00CE7E34">
      <w:pPr>
        <w:pStyle w:val="NormalWeb"/>
        <w:spacing w:before="0" w:beforeAutospacing="0"/>
        <w:rPr>
          <w:lang w:val="vi-VN"/>
        </w:rPr>
      </w:pPr>
      <w:r w:rsidRPr="00A26B49">
        <w:rPr>
          <w:rFonts w:ascii="Cambria Math" w:hAnsi="Cambria Math"/>
          <w:iCs/>
          <w:szCs w:val="28"/>
        </w:rPr>
        <w:br/>
      </w:r>
      <m:oMathPara>
        <m:oMath>
          <m:r>
            <m:rPr>
              <m:nor/>
            </m:rPr>
            <w:rPr>
              <w:rFonts w:ascii="Cambria Math" w:hAnsi="Cambria Math"/>
              <w:iCs/>
              <w:szCs w:val="28"/>
            </w:rPr>
            <m:t>Emission reduction</m:t>
          </m:r>
          <m:d>
            <m:dPr>
              <m:ctrlPr>
                <w:rPr>
                  <w:rFonts w:ascii="Cambria Math" w:hAnsi="Cambria Math"/>
                  <w:iCs/>
                  <w:szCs w:val="28"/>
                </w:rPr>
              </m:ctrlPr>
            </m:dPr>
            <m:e>
              <m:r>
                <m:rPr>
                  <m:sty m:val="p"/>
                </m:rPr>
                <w:rPr>
                  <w:rFonts w:ascii="Cambria Math" w:hAnsi="Cambria Math"/>
                  <w:szCs w:val="28"/>
                </w:rPr>
                <m:t>%</m:t>
              </m:r>
            </m:e>
          </m:d>
          <m:r>
            <m:rPr>
              <m:sty m:val="p"/>
            </m:rPr>
            <w:rPr>
              <w:rFonts w:ascii="Cambria Math" w:hAnsi="Cambria Math"/>
              <w:szCs w:val="28"/>
            </w:rPr>
            <m:t>=</m:t>
          </m:r>
          <m:f>
            <m:fPr>
              <m:ctrlPr>
                <w:rPr>
                  <w:rFonts w:ascii="Cambria Math" w:hAnsi="Cambria Math"/>
                  <w:iCs/>
                  <w:szCs w:val="28"/>
                </w:rPr>
              </m:ctrlPr>
            </m:fPr>
            <m:num>
              <m:sSub>
                <m:sSubPr>
                  <m:ctrlPr>
                    <w:rPr>
                      <w:rFonts w:ascii="Cambria Math" w:hAnsi="Cambria Math"/>
                      <w:iCs/>
                      <w:szCs w:val="28"/>
                    </w:rPr>
                  </m:ctrlPr>
                </m:sSubPr>
                <m:e>
                  <m:r>
                    <m:rPr>
                      <m:sty m:val="p"/>
                    </m:rPr>
                    <w:rPr>
                      <w:rFonts w:ascii="Cambria Math" w:hAnsi="Cambria Math"/>
                      <w:szCs w:val="28"/>
                    </w:rPr>
                    <m:t>E</m:t>
                  </m:r>
                </m:e>
                <m:sub>
                  <m:r>
                    <m:rPr>
                      <m:sty m:val="p"/>
                    </m:rPr>
                    <w:rPr>
                      <w:rFonts w:ascii="Cambria Math" w:hAnsi="Cambria Math"/>
                      <w:szCs w:val="28"/>
                    </w:rPr>
                    <m:t>0</m:t>
                  </m:r>
                </m:sub>
              </m:sSub>
              <m:r>
                <m:rPr>
                  <m:sty m:val="p"/>
                </m:rPr>
                <w:rPr>
                  <w:rFonts w:ascii="Cambria Math" w:hAnsi="Cambria Math"/>
                  <w:szCs w:val="28"/>
                </w:rPr>
                <m:t>-</m:t>
              </m:r>
              <m:sSub>
                <m:sSubPr>
                  <m:ctrlPr>
                    <w:rPr>
                      <w:rFonts w:ascii="Cambria Math" w:hAnsi="Cambria Math"/>
                      <w:iCs/>
                      <w:szCs w:val="28"/>
                    </w:rPr>
                  </m:ctrlPr>
                </m:sSubPr>
                <m:e>
                  <m:r>
                    <m:rPr>
                      <m:sty m:val="p"/>
                    </m:rPr>
                    <w:rPr>
                      <w:rFonts w:ascii="Cambria Math" w:hAnsi="Cambria Math"/>
                      <w:szCs w:val="28"/>
                    </w:rPr>
                    <m:t>E</m:t>
                  </m:r>
                </m:e>
                <m:sub>
                  <m:r>
                    <m:rPr>
                      <m:sty m:val="p"/>
                    </m:rPr>
                    <w:rPr>
                      <w:rFonts w:ascii="Cambria Math" w:hAnsi="Cambria Math"/>
                      <w:szCs w:val="28"/>
                    </w:rPr>
                    <m:t>λ</m:t>
                  </m:r>
                </m:sub>
              </m:sSub>
            </m:num>
            <m:den>
              <m:sSub>
                <m:sSubPr>
                  <m:ctrlPr>
                    <w:rPr>
                      <w:rFonts w:ascii="Cambria Math" w:hAnsi="Cambria Math"/>
                      <w:iCs/>
                      <w:szCs w:val="28"/>
                    </w:rPr>
                  </m:ctrlPr>
                </m:sSubPr>
                <m:e>
                  <m:r>
                    <m:rPr>
                      <m:sty m:val="p"/>
                    </m:rPr>
                    <w:rPr>
                      <w:rFonts w:ascii="Cambria Math" w:hAnsi="Cambria Math"/>
                      <w:szCs w:val="28"/>
                    </w:rPr>
                    <m:t>E</m:t>
                  </m:r>
                </m:e>
                <m:sub>
                  <m:r>
                    <m:rPr>
                      <m:sty m:val="p"/>
                    </m:rPr>
                    <w:rPr>
                      <w:rFonts w:ascii="Cambria Math" w:hAnsi="Cambria Math"/>
                      <w:szCs w:val="28"/>
                    </w:rPr>
                    <m:t>0</m:t>
                  </m:r>
                </m:sub>
              </m:sSub>
            </m:den>
          </m:f>
          <m:r>
            <m:rPr>
              <m:sty m:val="p"/>
            </m:rPr>
            <w:rPr>
              <w:rFonts w:ascii="Cambria Math" w:hAnsi="Cambria Math"/>
              <w:szCs w:val="28"/>
            </w:rPr>
            <m:t xml:space="preserve">×100 </m:t>
          </m:r>
          <m:r>
            <m:rPr>
              <m:sty m:val="p"/>
            </m:rPr>
            <w:rPr>
              <w:rFonts w:ascii="Cambria Math" w:hAnsi="Cambria Math"/>
              <w:szCs w:val="28"/>
              <w:lang w:val="vi-VN"/>
            </w:rPr>
            <m:t>(29)</m:t>
          </m:r>
          <m:r>
            <m:rPr>
              <m:sty m:val="p"/>
            </m:rPr>
            <w:rPr>
              <w:rFonts w:ascii="Cambria Math" w:hAnsi="Cambria Math"/>
              <w:szCs w:val="28"/>
            </w:rPr>
            <w:br/>
          </m:r>
        </m:oMath>
      </m:oMathPara>
    </w:p>
    <w:p w14:paraId="30F9CA74" w14:textId="77777777" w:rsidR="00CE7E34" w:rsidRDefault="00CE7E34" w:rsidP="00CE7E34">
      <w:pPr>
        <w:pStyle w:val="NormalWeb"/>
        <w:spacing w:before="0" w:beforeAutospacing="0"/>
        <w:rPr>
          <w:lang w:val="vi-VN"/>
        </w:rPr>
      </w:pPr>
      <w:r>
        <w:t>The relative measures are used when comparing C101-derived and R101-derived because their raw distance-based objective values are on different scales.</w:t>
      </w:r>
    </w:p>
    <w:p w14:paraId="2964314F" w14:textId="3B8B52D1" w:rsidR="00725E79" w:rsidRPr="000020F8" w:rsidRDefault="00CE7E34" w:rsidP="000020F8">
      <w:pPr>
        <w:pStyle w:val="NormalWeb"/>
        <w:spacing w:before="0" w:beforeAutospacing="0"/>
        <w:jc w:val="center"/>
        <w:rPr>
          <w:rFonts w:eastAsia="Calibri"/>
          <w:b/>
          <w:sz w:val="40"/>
          <w:szCs w:val="28"/>
        </w:rPr>
      </w:pPr>
      <w:r>
        <w:t>The next chapter reports the completion status and computational results obtained under this experimental design.</w:t>
      </w:r>
      <w:r>
        <w:rPr>
          <w:rFonts w:eastAsia="Calibri"/>
          <w:sz w:val="40"/>
        </w:rPr>
        <w:br w:type="page"/>
      </w:r>
      <w:r w:rsidR="00725E79" w:rsidRPr="00637743">
        <w:rPr>
          <w:rFonts w:eastAsia="Calibri"/>
          <w:b/>
          <w:sz w:val="40"/>
          <w:szCs w:val="28"/>
        </w:rPr>
        <w:lastRenderedPageBreak/>
        <w:t>CHAPTER 6. RESULTS</w:t>
      </w:r>
    </w:p>
    <w:p w14:paraId="03C46DE2" w14:textId="77777777" w:rsidR="00725E79" w:rsidRPr="00437F6E" w:rsidRDefault="00725E79" w:rsidP="00725E79">
      <w:pPr>
        <w:spacing w:before="100" w:beforeAutospacing="1" w:after="100" w:afterAutospacing="1"/>
        <w:outlineLvl w:val="1"/>
        <w:rPr>
          <w:b/>
          <w:bCs/>
          <w:sz w:val="36"/>
          <w:szCs w:val="36"/>
        </w:rPr>
      </w:pPr>
      <w:bookmarkStart w:id="47" w:name="_Toc232010425"/>
      <w:r w:rsidRPr="00437F6E">
        <w:rPr>
          <w:b/>
          <w:bCs/>
          <w:sz w:val="36"/>
          <w:szCs w:val="36"/>
        </w:rPr>
        <w:t>6.1 Experiment Completion and Validation</w:t>
      </w:r>
      <w:bookmarkEnd w:id="47"/>
    </w:p>
    <w:p w14:paraId="21B823D6" w14:textId="77777777" w:rsidR="00AB079D" w:rsidRPr="00DD75B0" w:rsidRDefault="00AB079D" w:rsidP="00AB079D">
      <w:pPr>
        <w:spacing w:before="100" w:beforeAutospacing="1" w:after="100" w:afterAutospacing="1"/>
      </w:pPr>
      <w:r w:rsidRPr="00DD75B0">
        <w:t>The final analysis was conducted after checking run completion, duplicate combinations, stopping conditions, and feasibility status.</w:t>
      </w:r>
    </w:p>
    <w:p w14:paraId="65368390" w14:textId="7CFAC6DD" w:rsidR="007A4E3D" w:rsidRPr="00C81F21" w:rsidRDefault="001C15AC" w:rsidP="00C81F21">
      <w:pPr>
        <w:spacing w:before="100" w:beforeAutospacing="1" w:after="100" w:afterAutospacing="1"/>
        <w:rPr>
          <w:rFonts w:eastAsiaTheme="minorEastAsia"/>
          <w:lang w:val="vi-VN"/>
        </w:rPr>
      </w:pPr>
      <w:r w:rsidRPr="00437F6E">
        <w:rPr>
          <w:b/>
          <w:bCs/>
        </w:rPr>
        <w:t xml:space="preserve">Table 14. </w:t>
      </w:r>
      <w:r w:rsidRPr="001C15AC">
        <w:t>Completion and validation summary of the final computational experiment.</w:t>
      </w:r>
    </w:p>
    <w:p w14:paraId="5B8C7CE4" w14:textId="77777777" w:rsidR="00C81F21" w:rsidRDefault="00C81F21" w:rsidP="007A4E3D">
      <w:pPr>
        <w:jc w:val="both"/>
        <w:rPr>
          <w:rFonts w:ascii="Times-Roman" w:eastAsiaTheme="minorEastAsia" w:hAnsi="Times-Roman" w:cs="Times-Roman"/>
          <w:lang w:val="vi-VN" w:eastAsia="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1134"/>
        <w:gridCol w:w="1276"/>
        <w:gridCol w:w="1082"/>
        <w:gridCol w:w="2308"/>
      </w:tblGrid>
      <w:tr w:rsidR="00C81F21" w:rsidRPr="00DD75B0" w14:paraId="10C67CBD" w14:textId="77777777" w:rsidTr="009E3E8F">
        <w:trPr>
          <w:tblHeader/>
          <w:tblCellSpacing w:w="15" w:type="dxa"/>
        </w:trPr>
        <w:tc>
          <w:tcPr>
            <w:tcW w:w="2785" w:type="dxa"/>
            <w:shd w:val="clear" w:color="auto" w:fill="E1EBF7" w:themeFill="text2" w:themeFillTint="1A"/>
            <w:vAlign w:val="center"/>
            <w:hideMark/>
          </w:tcPr>
          <w:p w14:paraId="45CDAEE4" w14:textId="77777777" w:rsidR="00C81F21" w:rsidRPr="00DD75B0" w:rsidRDefault="00C81F21" w:rsidP="009E3E8F">
            <w:pPr>
              <w:jc w:val="center"/>
              <w:rPr>
                <w:b/>
                <w:bCs/>
              </w:rPr>
            </w:pPr>
            <w:r w:rsidRPr="00DD75B0">
              <w:rPr>
                <w:b/>
                <w:bCs/>
              </w:rPr>
              <w:t>Experiment</w:t>
            </w:r>
          </w:p>
        </w:tc>
        <w:tc>
          <w:tcPr>
            <w:tcW w:w="1104" w:type="dxa"/>
            <w:shd w:val="clear" w:color="auto" w:fill="E1EBF7" w:themeFill="text2" w:themeFillTint="1A"/>
            <w:vAlign w:val="center"/>
            <w:hideMark/>
          </w:tcPr>
          <w:p w14:paraId="7EBB4AA0" w14:textId="77777777" w:rsidR="00C81F21" w:rsidRPr="00DD75B0" w:rsidRDefault="00C81F21" w:rsidP="009E3E8F">
            <w:pPr>
              <w:jc w:val="center"/>
              <w:rPr>
                <w:b/>
                <w:bCs/>
              </w:rPr>
            </w:pPr>
            <w:r w:rsidRPr="00DD75B0">
              <w:rPr>
                <w:b/>
                <w:bCs/>
              </w:rPr>
              <w:t>Planned runs</w:t>
            </w:r>
          </w:p>
        </w:tc>
        <w:tc>
          <w:tcPr>
            <w:tcW w:w="1246" w:type="dxa"/>
            <w:shd w:val="clear" w:color="auto" w:fill="E1EBF7" w:themeFill="text2" w:themeFillTint="1A"/>
            <w:vAlign w:val="center"/>
            <w:hideMark/>
          </w:tcPr>
          <w:p w14:paraId="722AC83E" w14:textId="77777777" w:rsidR="00C81F21" w:rsidRPr="00DD75B0" w:rsidRDefault="00C81F21" w:rsidP="009E3E8F">
            <w:pPr>
              <w:jc w:val="center"/>
              <w:rPr>
                <w:b/>
                <w:bCs/>
              </w:rPr>
            </w:pPr>
            <w:r w:rsidRPr="00DD75B0">
              <w:rPr>
                <w:b/>
                <w:bCs/>
              </w:rPr>
              <w:t>Completed runs</w:t>
            </w:r>
          </w:p>
        </w:tc>
        <w:tc>
          <w:tcPr>
            <w:tcW w:w="1052" w:type="dxa"/>
            <w:shd w:val="clear" w:color="auto" w:fill="E1EBF7" w:themeFill="text2" w:themeFillTint="1A"/>
            <w:vAlign w:val="center"/>
            <w:hideMark/>
          </w:tcPr>
          <w:p w14:paraId="6E50F6EB" w14:textId="77777777" w:rsidR="00C81F21" w:rsidRPr="00DD75B0" w:rsidRDefault="00C81F21" w:rsidP="009E3E8F">
            <w:pPr>
              <w:jc w:val="center"/>
              <w:rPr>
                <w:b/>
                <w:bCs/>
              </w:rPr>
            </w:pPr>
            <w:r w:rsidRPr="00DD75B0">
              <w:rPr>
                <w:b/>
                <w:bCs/>
              </w:rPr>
              <w:t>Included runs</w:t>
            </w:r>
          </w:p>
        </w:tc>
        <w:tc>
          <w:tcPr>
            <w:tcW w:w="0" w:type="auto"/>
            <w:shd w:val="clear" w:color="auto" w:fill="E1EBF7" w:themeFill="text2" w:themeFillTint="1A"/>
            <w:vAlign w:val="center"/>
            <w:hideMark/>
          </w:tcPr>
          <w:p w14:paraId="331D9413" w14:textId="77777777" w:rsidR="00C81F21" w:rsidRPr="00DD75B0" w:rsidRDefault="00C81F21" w:rsidP="009E3E8F">
            <w:pPr>
              <w:jc w:val="center"/>
              <w:rPr>
                <w:b/>
                <w:bCs/>
              </w:rPr>
            </w:pPr>
            <w:r w:rsidRPr="00DD75B0">
              <w:rPr>
                <w:b/>
                <w:bCs/>
              </w:rPr>
              <w:t>Validation result</w:t>
            </w:r>
          </w:p>
        </w:tc>
      </w:tr>
      <w:tr w:rsidR="00C81F21" w:rsidRPr="00DD75B0" w14:paraId="1EE10D29" w14:textId="77777777" w:rsidTr="009E3E8F">
        <w:trPr>
          <w:tblCellSpacing w:w="15" w:type="dxa"/>
        </w:trPr>
        <w:tc>
          <w:tcPr>
            <w:tcW w:w="2785" w:type="dxa"/>
            <w:vAlign w:val="center"/>
            <w:hideMark/>
          </w:tcPr>
          <w:p w14:paraId="29AC1E5A" w14:textId="77777777" w:rsidR="00C81F21" w:rsidRPr="00DD75B0" w:rsidRDefault="00C81F21" w:rsidP="009E3E8F">
            <w:pPr>
              <w:jc w:val="center"/>
            </w:pPr>
            <w:r w:rsidRPr="00DD75B0">
              <w:t xml:space="preserve">Exact weighted-sum package, </w:t>
            </w:r>
            <w:proofErr w:type="spellStart"/>
            <w:r w:rsidRPr="00DD75B0">
              <w:rPr>
                <w:i/>
                <w:iCs/>
              </w:rPr>
              <w:t>epsilon_levels</w:t>
            </w:r>
            <w:proofErr w:type="spellEnd"/>
            <w:r w:rsidRPr="00DD75B0">
              <w:rPr>
                <w:i/>
                <w:iCs/>
              </w:rPr>
              <w:t xml:space="preserve"> = 1</w:t>
            </w:r>
          </w:p>
        </w:tc>
        <w:tc>
          <w:tcPr>
            <w:tcW w:w="1104" w:type="dxa"/>
            <w:vAlign w:val="center"/>
            <w:hideMark/>
          </w:tcPr>
          <w:p w14:paraId="4B15254E" w14:textId="77777777" w:rsidR="00C81F21" w:rsidRPr="00DD75B0" w:rsidRDefault="00C81F21" w:rsidP="009E3E8F">
            <w:pPr>
              <w:jc w:val="center"/>
            </w:pPr>
            <w:r w:rsidRPr="00DD75B0">
              <w:t>5</w:t>
            </w:r>
          </w:p>
        </w:tc>
        <w:tc>
          <w:tcPr>
            <w:tcW w:w="1246" w:type="dxa"/>
            <w:vAlign w:val="center"/>
            <w:hideMark/>
          </w:tcPr>
          <w:p w14:paraId="05450D89" w14:textId="77777777" w:rsidR="00C81F21" w:rsidRPr="00DD75B0" w:rsidRDefault="00C81F21" w:rsidP="009E3E8F">
            <w:pPr>
              <w:jc w:val="center"/>
            </w:pPr>
            <w:r w:rsidRPr="00DD75B0">
              <w:t>5</w:t>
            </w:r>
          </w:p>
        </w:tc>
        <w:tc>
          <w:tcPr>
            <w:tcW w:w="1052" w:type="dxa"/>
            <w:vAlign w:val="center"/>
            <w:hideMark/>
          </w:tcPr>
          <w:p w14:paraId="4524FF56" w14:textId="77777777" w:rsidR="00C81F21" w:rsidRPr="00DD75B0" w:rsidRDefault="00C81F21" w:rsidP="009E3E8F">
            <w:pPr>
              <w:jc w:val="center"/>
            </w:pPr>
            <w:r w:rsidRPr="00DD75B0">
              <w:t>5</w:t>
            </w:r>
          </w:p>
        </w:tc>
        <w:tc>
          <w:tcPr>
            <w:tcW w:w="0" w:type="auto"/>
            <w:vAlign w:val="center"/>
            <w:hideMark/>
          </w:tcPr>
          <w:p w14:paraId="3764536B" w14:textId="77777777" w:rsidR="00C81F21" w:rsidRPr="00DD75B0" w:rsidRDefault="00C81F21" w:rsidP="009E3E8F">
            <w:pPr>
              <w:jc w:val="center"/>
            </w:pPr>
            <w:r w:rsidRPr="00DD75B0">
              <w:t>All incumbents passed the shared validator</w:t>
            </w:r>
          </w:p>
        </w:tc>
      </w:tr>
      <w:tr w:rsidR="00C81F21" w:rsidRPr="00DD75B0" w14:paraId="38F96220" w14:textId="77777777" w:rsidTr="009E3E8F">
        <w:trPr>
          <w:tblCellSpacing w:w="15" w:type="dxa"/>
        </w:trPr>
        <w:tc>
          <w:tcPr>
            <w:tcW w:w="2785" w:type="dxa"/>
            <w:vAlign w:val="center"/>
            <w:hideMark/>
          </w:tcPr>
          <w:p w14:paraId="3AC296D7" w14:textId="77777777" w:rsidR="00C81F21" w:rsidRPr="00DD75B0" w:rsidRDefault="00C81F21" w:rsidP="009E3E8F">
            <w:pPr>
              <w:jc w:val="center"/>
            </w:pPr>
            <w:r w:rsidRPr="00DD75B0">
              <w:t xml:space="preserve">Exact weighted-sum package, </w:t>
            </w:r>
            <w:proofErr w:type="spellStart"/>
            <w:r w:rsidRPr="00DD75B0">
              <w:rPr>
                <w:i/>
                <w:iCs/>
              </w:rPr>
              <w:t>epsilon_levels</w:t>
            </w:r>
            <w:proofErr w:type="spellEnd"/>
            <w:r w:rsidRPr="00DD75B0">
              <w:rPr>
                <w:i/>
                <w:iCs/>
              </w:rPr>
              <w:t xml:space="preserve"> = 2</w:t>
            </w:r>
          </w:p>
        </w:tc>
        <w:tc>
          <w:tcPr>
            <w:tcW w:w="1104" w:type="dxa"/>
            <w:vAlign w:val="center"/>
            <w:hideMark/>
          </w:tcPr>
          <w:p w14:paraId="562191BE" w14:textId="77777777" w:rsidR="00C81F21" w:rsidRPr="00DD75B0" w:rsidRDefault="00C81F21" w:rsidP="009E3E8F">
            <w:pPr>
              <w:jc w:val="center"/>
            </w:pPr>
            <w:r w:rsidRPr="00DD75B0">
              <w:t>5</w:t>
            </w:r>
          </w:p>
        </w:tc>
        <w:tc>
          <w:tcPr>
            <w:tcW w:w="1246" w:type="dxa"/>
            <w:vAlign w:val="center"/>
            <w:hideMark/>
          </w:tcPr>
          <w:p w14:paraId="60E1057B" w14:textId="77777777" w:rsidR="00C81F21" w:rsidRPr="00DD75B0" w:rsidRDefault="00C81F21" w:rsidP="009E3E8F">
            <w:pPr>
              <w:jc w:val="center"/>
            </w:pPr>
            <w:r w:rsidRPr="00DD75B0">
              <w:t>5</w:t>
            </w:r>
          </w:p>
        </w:tc>
        <w:tc>
          <w:tcPr>
            <w:tcW w:w="1052" w:type="dxa"/>
            <w:vAlign w:val="center"/>
            <w:hideMark/>
          </w:tcPr>
          <w:p w14:paraId="339C2942" w14:textId="77777777" w:rsidR="00C81F21" w:rsidRPr="00DD75B0" w:rsidRDefault="00C81F21" w:rsidP="009E3E8F">
            <w:pPr>
              <w:jc w:val="center"/>
            </w:pPr>
            <w:r w:rsidRPr="00DD75B0">
              <w:t>5</w:t>
            </w:r>
          </w:p>
        </w:tc>
        <w:tc>
          <w:tcPr>
            <w:tcW w:w="0" w:type="auto"/>
            <w:vAlign w:val="center"/>
            <w:hideMark/>
          </w:tcPr>
          <w:p w14:paraId="08E7A032" w14:textId="77777777" w:rsidR="00C81F21" w:rsidRPr="00DD75B0" w:rsidRDefault="00C81F21" w:rsidP="009E3E8F">
            <w:pPr>
              <w:jc w:val="center"/>
            </w:pPr>
            <w:r w:rsidRPr="00DD75B0">
              <w:t>All incumbents passed the shared validator</w:t>
            </w:r>
          </w:p>
        </w:tc>
      </w:tr>
      <w:tr w:rsidR="00C81F21" w:rsidRPr="00DD75B0" w14:paraId="2E8A633E" w14:textId="77777777" w:rsidTr="009E3E8F">
        <w:trPr>
          <w:tblCellSpacing w:w="15" w:type="dxa"/>
        </w:trPr>
        <w:tc>
          <w:tcPr>
            <w:tcW w:w="2785" w:type="dxa"/>
            <w:vAlign w:val="center"/>
            <w:hideMark/>
          </w:tcPr>
          <w:p w14:paraId="523635CC" w14:textId="77777777" w:rsidR="00C81F21" w:rsidRPr="00DD75B0" w:rsidRDefault="00C81F21" w:rsidP="009E3E8F">
            <w:pPr>
              <w:jc w:val="center"/>
            </w:pPr>
            <w:r w:rsidRPr="00DD75B0">
              <w:t>Exact anchor solves</w:t>
            </w:r>
          </w:p>
        </w:tc>
        <w:tc>
          <w:tcPr>
            <w:tcW w:w="1104" w:type="dxa"/>
            <w:vAlign w:val="center"/>
            <w:hideMark/>
          </w:tcPr>
          <w:p w14:paraId="04BABA97" w14:textId="77777777" w:rsidR="00C81F21" w:rsidRPr="00DD75B0" w:rsidRDefault="00C81F21" w:rsidP="009E3E8F">
            <w:pPr>
              <w:jc w:val="center"/>
            </w:pPr>
            <w:r w:rsidRPr="00DD75B0">
              <w:t>2</w:t>
            </w:r>
          </w:p>
        </w:tc>
        <w:tc>
          <w:tcPr>
            <w:tcW w:w="1246" w:type="dxa"/>
            <w:vAlign w:val="center"/>
            <w:hideMark/>
          </w:tcPr>
          <w:p w14:paraId="0A94E06A" w14:textId="77777777" w:rsidR="00C81F21" w:rsidRPr="00DD75B0" w:rsidRDefault="00C81F21" w:rsidP="009E3E8F">
            <w:pPr>
              <w:jc w:val="center"/>
            </w:pPr>
            <w:r w:rsidRPr="00DD75B0">
              <w:t>2</w:t>
            </w:r>
          </w:p>
        </w:tc>
        <w:tc>
          <w:tcPr>
            <w:tcW w:w="1052" w:type="dxa"/>
            <w:vAlign w:val="center"/>
            <w:hideMark/>
          </w:tcPr>
          <w:p w14:paraId="0C7206C5" w14:textId="77777777" w:rsidR="00C81F21" w:rsidRPr="00DD75B0" w:rsidRDefault="00C81F21" w:rsidP="009E3E8F">
            <w:pPr>
              <w:jc w:val="center"/>
            </w:pPr>
            <w:r w:rsidRPr="00DD75B0">
              <w:t>2</w:t>
            </w:r>
          </w:p>
        </w:tc>
        <w:tc>
          <w:tcPr>
            <w:tcW w:w="0" w:type="auto"/>
            <w:vAlign w:val="center"/>
            <w:hideMark/>
          </w:tcPr>
          <w:p w14:paraId="0D7A7941" w14:textId="77777777" w:rsidR="00C81F21" w:rsidRPr="00DD75B0" w:rsidRDefault="00C81F21" w:rsidP="009E3E8F">
            <w:pPr>
              <w:jc w:val="center"/>
            </w:pPr>
            <w:r w:rsidRPr="00DD75B0">
              <w:t>Both incumbents passed the shared validator</w:t>
            </w:r>
          </w:p>
        </w:tc>
      </w:tr>
      <w:tr w:rsidR="00C81F21" w:rsidRPr="00DD75B0" w14:paraId="43282A9F" w14:textId="77777777" w:rsidTr="009E3E8F">
        <w:trPr>
          <w:tblCellSpacing w:w="15" w:type="dxa"/>
        </w:trPr>
        <w:tc>
          <w:tcPr>
            <w:tcW w:w="2785" w:type="dxa"/>
            <w:vAlign w:val="center"/>
            <w:hideMark/>
          </w:tcPr>
          <w:p w14:paraId="0E0E16F2" w14:textId="77777777" w:rsidR="00C81F21" w:rsidRPr="00DD75B0" w:rsidRDefault="00C81F21" w:rsidP="009E3E8F">
            <w:pPr>
              <w:jc w:val="center"/>
            </w:pPr>
            <w:r w:rsidRPr="00DD75B0">
              <w:t>Epsilon-constraint stage</w:t>
            </w:r>
          </w:p>
        </w:tc>
        <w:tc>
          <w:tcPr>
            <w:tcW w:w="1104" w:type="dxa"/>
            <w:vAlign w:val="center"/>
            <w:hideMark/>
          </w:tcPr>
          <w:p w14:paraId="4D92F816" w14:textId="77777777" w:rsidR="00C81F21" w:rsidRPr="00DD75B0" w:rsidRDefault="00C81F21" w:rsidP="009E3E8F">
            <w:pPr>
              <w:jc w:val="center"/>
            </w:pPr>
            <w:r w:rsidRPr="00DD75B0">
              <w:t>2 levels</w:t>
            </w:r>
          </w:p>
        </w:tc>
        <w:tc>
          <w:tcPr>
            <w:tcW w:w="1246" w:type="dxa"/>
            <w:vAlign w:val="center"/>
            <w:hideMark/>
          </w:tcPr>
          <w:p w14:paraId="1A444A59" w14:textId="77777777" w:rsidR="00C81F21" w:rsidRPr="00DD75B0" w:rsidRDefault="00C81F21" w:rsidP="009E3E8F">
            <w:pPr>
              <w:jc w:val="center"/>
            </w:pPr>
            <w:r w:rsidRPr="00DD75B0">
              <w:t>1 attempted</w:t>
            </w:r>
          </w:p>
        </w:tc>
        <w:tc>
          <w:tcPr>
            <w:tcW w:w="1052" w:type="dxa"/>
            <w:vAlign w:val="center"/>
            <w:hideMark/>
          </w:tcPr>
          <w:p w14:paraId="48E4F074" w14:textId="77777777" w:rsidR="00C81F21" w:rsidRPr="00DD75B0" w:rsidRDefault="00C81F21" w:rsidP="009E3E8F">
            <w:pPr>
              <w:jc w:val="center"/>
            </w:pPr>
            <w:r w:rsidRPr="00DD75B0">
              <w:t>0</w:t>
            </w:r>
          </w:p>
        </w:tc>
        <w:tc>
          <w:tcPr>
            <w:tcW w:w="0" w:type="auto"/>
            <w:vAlign w:val="center"/>
            <w:hideMark/>
          </w:tcPr>
          <w:p w14:paraId="11E96DDB" w14:textId="77777777" w:rsidR="00C81F21" w:rsidRPr="00DD75B0" w:rsidRDefault="00C81F21" w:rsidP="009E3E8F">
            <w:pPr>
              <w:jc w:val="center"/>
            </w:pPr>
            <w:r w:rsidRPr="00DD75B0">
              <w:t>First solve returned NOT_SOLVED; no result retained</w:t>
            </w:r>
          </w:p>
        </w:tc>
      </w:tr>
      <w:tr w:rsidR="00C81F21" w:rsidRPr="00DD75B0" w14:paraId="62BCB146" w14:textId="77777777" w:rsidTr="009E3E8F">
        <w:trPr>
          <w:tblCellSpacing w:w="15" w:type="dxa"/>
        </w:trPr>
        <w:tc>
          <w:tcPr>
            <w:tcW w:w="2785" w:type="dxa"/>
            <w:vAlign w:val="center"/>
            <w:hideMark/>
          </w:tcPr>
          <w:p w14:paraId="76F7FB36" w14:textId="77777777" w:rsidR="00C81F21" w:rsidRPr="00DD75B0" w:rsidRDefault="00C81F21" w:rsidP="009E3E8F">
            <w:pPr>
              <w:jc w:val="center"/>
            </w:pPr>
            <w:r w:rsidRPr="00DD75B0">
              <w:t>ALNS C101-derived</w:t>
            </w:r>
          </w:p>
        </w:tc>
        <w:tc>
          <w:tcPr>
            <w:tcW w:w="1104" w:type="dxa"/>
            <w:vAlign w:val="center"/>
            <w:hideMark/>
          </w:tcPr>
          <w:p w14:paraId="226D4493" w14:textId="77777777" w:rsidR="00C81F21" w:rsidRPr="00DD75B0" w:rsidRDefault="00C81F21" w:rsidP="009E3E8F">
            <w:pPr>
              <w:jc w:val="center"/>
            </w:pPr>
            <w:r w:rsidRPr="00DD75B0">
              <w:t>60</w:t>
            </w:r>
          </w:p>
        </w:tc>
        <w:tc>
          <w:tcPr>
            <w:tcW w:w="1246" w:type="dxa"/>
            <w:vAlign w:val="center"/>
            <w:hideMark/>
          </w:tcPr>
          <w:p w14:paraId="54EC7BEA" w14:textId="77777777" w:rsidR="00C81F21" w:rsidRPr="00DD75B0" w:rsidRDefault="00C81F21" w:rsidP="009E3E8F">
            <w:pPr>
              <w:jc w:val="center"/>
            </w:pPr>
            <w:r w:rsidRPr="00DD75B0">
              <w:t>60</w:t>
            </w:r>
          </w:p>
        </w:tc>
        <w:tc>
          <w:tcPr>
            <w:tcW w:w="1052" w:type="dxa"/>
            <w:vAlign w:val="center"/>
            <w:hideMark/>
          </w:tcPr>
          <w:p w14:paraId="0F5AA8E9" w14:textId="77777777" w:rsidR="00C81F21" w:rsidRPr="00DD75B0" w:rsidRDefault="00C81F21" w:rsidP="009E3E8F">
            <w:pPr>
              <w:jc w:val="center"/>
            </w:pPr>
            <w:r w:rsidRPr="00DD75B0">
              <w:t>60</w:t>
            </w:r>
          </w:p>
        </w:tc>
        <w:tc>
          <w:tcPr>
            <w:tcW w:w="0" w:type="auto"/>
            <w:vAlign w:val="center"/>
            <w:hideMark/>
          </w:tcPr>
          <w:p w14:paraId="240EB183" w14:textId="77777777" w:rsidR="00C81F21" w:rsidRPr="00DD75B0" w:rsidRDefault="00C81F21" w:rsidP="009E3E8F">
            <w:pPr>
              <w:jc w:val="center"/>
            </w:pPr>
            <w:r w:rsidRPr="00DD75B0">
              <w:t>100% pass</w:t>
            </w:r>
          </w:p>
        </w:tc>
      </w:tr>
      <w:tr w:rsidR="00C81F21" w:rsidRPr="00DD75B0" w14:paraId="6C360B42" w14:textId="77777777" w:rsidTr="009E3E8F">
        <w:trPr>
          <w:tblCellSpacing w:w="15" w:type="dxa"/>
        </w:trPr>
        <w:tc>
          <w:tcPr>
            <w:tcW w:w="2785" w:type="dxa"/>
            <w:vAlign w:val="center"/>
            <w:hideMark/>
          </w:tcPr>
          <w:p w14:paraId="7BE9BD97" w14:textId="77777777" w:rsidR="00C81F21" w:rsidRPr="00DD75B0" w:rsidRDefault="00C81F21" w:rsidP="009E3E8F">
            <w:pPr>
              <w:jc w:val="center"/>
            </w:pPr>
            <w:r w:rsidRPr="00DD75B0">
              <w:t>ALNS R101-derived</w:t>
            </w:r>
          </w:p>
        </w:tc>
        <w:tc>
          <w:tcPr>
            <w:tcW w:w="1104" w:type="dxa"/>
            <w:vAlign w:val="center"/>
            <w:hideMark/>
          </w:tcPr>
          <w:p w14:paraId="511B5106" w14:textId="77777777" w:rsidR="00C81F21" w:rsidRPr="00DD75B0" w:rsidRDefault="00C81F21" w:rsidP="009E3E8F">
            <w:pPr>
              <w:jc w:val="center"/>
            </w:pPr>
            <w:r w:rsidRPr="00DD75B0">
              <w:t>60</w:t>
            </w:r>
          </w:p>
        </w:tc>
        <w:tc>
          <w:tcPr>
            <w:tcW w:w="1246" w:type="dxa"/>
            <w:vAlign w:val="center"/>
            <w:hideMark/>
          </w:tcPr>
          <w:p w14:paraId="20004719" w14:textId="77777777" w:rsidR="00C81F21" w:rsidRPr="00DD75B0" w:rsidRDefault="00C81F21" w:rsidP="009E3E8F">
            <w:pPr>
              <w:jc w:val="center"/>
            </w:pPr>
            <w:r w:rsidRPr="00DD75B0">
              <w:t>60</w:t>
            </w:r>
          </w:p>
        </w:tc>
        <w:tc>
          <w:tcPr>
            <w:tcW w:w="1052" w:type="dxa"/>
            <w:vAlign w:val="center"/>
            <w:hideMark/>
          </w:tcPr>
          <w:p w14:paraId="45B43D7C" w14:textId="77777777" w:rsidR="00C81F21" w:rsidRPr="00DD75B0" w:rsidRDefault="00C81F21" w:rsidP="009E3E8F">
            <w:pPr>
              <w:jc w:val="center"/>
            </w:pPr>
            <w:r w:rsidRPr="00DD75B0">
              <w:t>60</w:t>
            </w:r>
          </w:p>
        </w:tc>
        <w:tc>
          <w:tcPr>
            <w:tcW w:w="0" w:type="auto"/>
            <w:vAlign w:val="center"/>
            <w:hideMark/>
          </w:tcPr>
          <w:p w14:paraId="2EA788C0" w14:textId="77777777" w:rsidR="00C81F21" w:rsidRPr="00DD75B0" w:rsidRDefault="00C81F21" w:rsidP="009E3E8F">
            <w:pPr>
              <w:jc w:val="center"/>
            </w:pPr>
            <w:r w:rsidRPr="00DD75B0">
              <w:t>100% pass</w:t>
            </w:r>
          </w:p>
        </w:tc>
      </w:tr>
      <w:tr w:rsidR="00C81F21" w:rsidRPr="00DD75B0" w14:paraId="019D6523" w14:textId="77777777" w:rsidTr="009E3E8F">
        <w:trPr>
          <w:tblCellSpacing w:w="15" w:type="dxa"/>
        </w:trPr>
        <w:tc>
          <w:tcPr>
            <w:tcW w:w="2785" w:type="dxa"/>
            <w:vAlign w:val="center"/>
            <w:hideMark/>
          </w:tcPr>
          <w:p w14:paraId="705AD730" w14:textId="77777777" w:rsidR="00C81F21" w:rsidRPr="00DD75B0" w:rsidRDefault="00C81F21" w:rsidP="009E3E8F">
            <w:pPr>
              <w:jc w:val="center"/>
            </w:pPr>
            <w:r w:rsidRPr="00DD75B0">
              <w:t>ALNS total</w:t>
            </w:r>
          </w:p>
        </w:tc>
        <w:tc>
          <w:tcPr>
            <w:tcW w:w="1104" w:type="dxa"/>
            <w:vAlign w:val="center"/>
            <w:hideMark/>
          </w:tcPr>
          <w:p w14:paraId="67FE4226" w14:textId="77777777" w:rsidR="00C81F21" w:rsidRPr="00DD75B0" w:rsidRDefault="00C81F21" w:rsidP="009E3E8F">
            <w:pPr>
              <w:jc w:val="center"/>
            </w:pPr>
            <w:r w:rsidRPr="00DD75B0">
              <w:t>120</w:t>
            </w:r>
          </w:p>
        </w:tc>
        <w:tc>
          <w:tcPr>
            <w:tcW w:w="1246" w:type="dxa"/>
            <w:vAlign w:val="center"/>
            <w:hideMark/>
          </w:tcPr>
          <w:p w14:paraId="203C936F" w14:textId="77777777" w:rsidR="00C81F21" w:rsidRPr="00DD75B0" w:rsidRDefault="00C81F21" w:rsidP="009E3E8F">
            <w:pPr>
              <w:jc w:val="center"/>
            </w:pPr>
            <w:r w:rsidRPr="00DD75B0">
              <w:t>120</w:t>
            </w:r>
          </w:p>
        </w:tc>
        <w:tc>
          <w:tcPr>
            <w:tcW w:w="1052" w:type="dxa"/>
            <w:vAlign w:val="center"/>
            <w:hideMark/>
          </w:tcPr>
          <w:p w14:paraId="4EF0C4D1" w14:textId="77777777" w:rsidR="00C81F21" w:rsidRPr="00DD75B0" w:rsidRDefault="00C81F21" w:rsidP="009E3E8F">
            <w:pPr>
              <w:jc w:val="center"/>
            </w:pPr>
            <w:r w:rsidRPr="00DD75B0">
              <w:t>120</w:t>
            </w:r>
          </w:p>
        </w:tc>
        <w:tc>
          <w:tcPr>
            <w:tcW w:w="0" w:type="auto"/>
            <w:vAlign w:val="center"/>
            <w:hideMark/>
          </w:tcPr>
          <w:p w14:paraId="05BB684F" w14:textId="77777777" w:rsidR="00C81F21" w:rsidRPr="00DD75B0" w:rsidRDefault="00C81F21" w:rsidP="009E3E8F">
            <w:pPr>
              <w:jc w:val="center"/>
            </w:pPr>
            <w:r w:rsidRPr="00DD75B0">
              <w:t>100% pass</w:t>
            </w:r>
          </w:p>
        </w:tc>
      </w:tr>
    </w:tbl>
    <w:p w14:paraId="14A62B09" w14:textId="77777777" w:rsidR="00C81F21" w:rsidRDefault="00C81F21" w:rsidP="007A4E3D">
      <w:pPr>
        <w:jc w:val="both"/>
        <w:rPr>
          <w:rFonts w:ascii="Times-Roman" w:eastAsiaTheme="minorEastAsia" w:hAnsi="Times-Roman" w:cs="Times-Roman"/>
          <w:lang w:val="vi-VN" w:eastAsia="en-US"/>
        </w:rPr>
      </w:pPr>
    </w:p>
    <w:p w14:paraId="5662D24F" w14:textId="77777777" w:rsidR="00391538" w:rsidRPr="00DD75B0" w:rsidRDefault="00391538" w:rsidP="00391538">
      <w:pPr>
        <w:spacing w:before="100" w:beforeAutospacing="1" w:after="100" w:afterAutospacing="1"/>
      </w:pPr>
      <w:r w:rsidRPr="00DD75B0">
        <w:t>The final ALNS dataset contained all 120 planned instance–lambda–seed combinations. No combination was missing or duplicated. Every ALNS run reached the 301-iteration limit and passed the final feasibility validator.</w:t>
      </w:r>
    </w:p>
    <w:p w14:paraId="282B0627" w14:textId="6F1CBAC9" w:rsidR="007A4E3D" w:rsidRPr="00391538" w:rsidRDefault="00391538" w:rsidP="00391538">
      <w:pPr>
        <w:spacing w:before="100" w:beforeAutospacing="1" w:after="100" w:afterAutospacing="1"/>
        <w:rPr>
          <w:lang w:val="vi-VN"/>
        </w:rPr>
      </w:pPr>
      <w:r w:rsidRPr="00DD75B0">
        <w:t xml:space="preserve">The total recorded ALNS runtime was approximately </w:t>
      </w:r>
      <w:r w:rsidRPr="00391538">
        <w:rPr>
          <w:b/>
          <w:bCs/>
        </w:rPr>
        <w:t>2.56 hours</w:t>
      </w:r>
      <w:r w:rsidRPr="00DD75B0">
        <w:t xml:space="preserve"> for C101-derived and </w:t>
      </w:r>
      <w:r w:rsidRPr="00391538">
        <w:rPr>
          <w:b/>
          <w:bCs/>
        </w:rPr>
        <w:t>2.46 hours</w:t>
      </w:r>
      <w:r w:rsidRPr="00DD75B0">
        <w:t xml:space="preserve"> for R101-derived. The final exact analysis included the validated anchor and weighted-sum incumbents only. No epsilon-constraint result was retained.</w:t>
      </w:r>
    </w:p>
    <w:p w14:paraId="1597DDC3" w14:textId="77777777" w:rsidR="007A4E3D" w:rsidRPr="00326086" w:rsidRDefault="007A4E3D" w:rsidP="007A4E3D">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48" w:name="_Toc232010426"/>
      <w:r w:rsidRPr="00326086">
        <w:rPr>
          <w:rFonts w:ascii="Times New Roman" w:eastAsia="SimSun" w:hAnsi="Times New Roman" w:cs="Times New Roman"/>
          <w:color w:val="auto"/>
          <w:sz w:val="32"/>
          <w:szCs w:val="32"/>
          <w:lang w:eastAsia="zh-CN"/>
        </w:rPr>
        <w:t>6.2 Exact C101-Derived Results</w:t>
      </w:r>
      <w:bookmarkEnd w:id="48"/>
    </w:p>
    <w:p w14:paraId="7E234246" w14:textId="77777777" w:rsidR="007A4E3D" w:rsidRPr="00437F6E" w:rsidRDefault="007A4E3D" w:rsidP="007A4E3D">
      <w:pPr>
        <w:spacing w:before="100" w:beforeAutospacing="1" w:after="100" w:afterAutospacing="1"/>
        <w:outlineLvl w:val="2"/>
        <w:rPr>
          <w:b/>
          <w:bCs/>
          <w:sz w:val="27"/>
          <w:szCs w:val="27"/>
        </w:rPr>
      </w:pPr>
      <w:bookmarkStart w:id="49" w:name="_Toc232010427"/>
      <w:r w:rsidRPr="00437F6E">
        <w:rPr>
          <w:b/>
          <w:bCs/>
          <w:sz w:val="27"/>
          <w:szCs w:val="27"/>
        </w:rPr>
        <w:t>6.2.1 Exact Anchor Incumbents</w:t>
      </w:r>
      <w:bookmarkEnd w:id="49"/>
    </w:p>
    <w:p w14:paraId="29B27FBA" w14:textId="77777777" w:rsidR="007A4E3D" w:rsidRPr="00437F6E" w:rsidRDefault="007A4E3D" w:rsidP="007A4E3D">
      <w:pPr>
        <w:spacing w:before="100" w:beforeAutospacing="1" w:after="100" w:afterAutospacing="1"/>
      </w:pPr>
      <w:r w:rsidRPr="00437F6E">
        <w:t>The cost-oriented and emission-oriented exact runs provided the empirical anchors used for C101-derived normalization.</w:t>
      </w:r>
    </w:p>
    <w:p w14:paraId="3FDAC5A2" w14:textId="77777777" w:rsidR="007A4E3D" w:rsidRPr="00437F6E" w:rsidRDefault="007A4E3D" w:rsidP="007A4E3D">
      <w:pPr>
        <w:spacing w:before="100" w:beforeAutospacing="1" w:after="100" w:afterAutospacing="1"/>
      </w:pPr>
      <w:r w:rsidRPr="00437F6E">
        <w:rPr>
          <w:b/>
          <w:bCs/>
        </w:rPr>
        <w:lastRenderedPageBreak/>
        <w:t xml:space="preserve">Table 15. </w:t>
      </w:r>
      <w:r w:rsidRPr="00D70F52">
        <w:t>Exact anchor incumbents used for C101-derived normalization.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0"/>
        <w:gridCol w:w="1220"/>
        <w:gridCol w:w="1220"/>
        <w:gridCol w:w="1270"/>
        <w:gridCol w:w="1336"/>
        <w:gridCol w:w="1704"/>
      </w:tblGrid>
      <w:tr w:rsidR="007A4E3D" w:rsidRPr="00437F6E" w14:paraId="03CB5066" w14:textId="77777777" w:rsidTr="00484281">
        <w:trPr>
          <w:tblHeader/>
          <w:tblCellSpacing w:w="15" w:type="dxa"/>
        </w:trPr>
        <w:tc>
          <w:tcPr>
            <w:tcW w:w="0" w:type="auto"/>
            <w:shd w:val="clear" w:color="auto" w:fill="DBE5F1" w:themeFill="accent1" w:themeFillTint="33"/>
            <w:vAlign w:val="center"/>
            <w:hideMark/>
          </w:tcPr>
          <w:p w14:paraId="46DCA122" w14:textId="77777777" w:rsidR="007A4E3D" w:rsidRPr="00437F6E" w:rsidRDefault="007A4E3D" w:rsidP="00484281">
            <w:pPr>
              <w:jc w:val="center"/>
              <w:rPr>
                <w:b/>
                <w:bCs/>
              </w:rPr>
            </w:pPr>
            <w:r w:rsidRPr="00437F6E">
              <w:rPr>
                <w:b/>
                <w:bCs/>
              </w:rPr>
              <w:t>Anchor run</w:t>
            </w:r>
          </w:p>
        </w:tc>
        <w:tc>
          <w:tcPr>
            <w:tcW w:w="0" w:type="auto"/>
            <w:shd w:val="clear" w:color="auto" w:fill="DBE5F1" w:themeFill="accent1" w:themeFillTint="33"/>
            <w:vAlign w:val="center"/>
            <w:hideMark/>
          </w:tcPr>
          <w:p w14:paraId="191E618E" w14:textId="77777777" w:rsidR="007A4E3D" w:rsidRPr="00437F6E" w:rsidRDefault="007A4E3D" w:rsidP="00484281">
            <w:pPr>
              <w:jc w:val="center"/>
              <w:rPr>
                <w:b/>
                <w:bCs/>
              </w:rPr>
            </w:pPr>
            <w:r w:rsidRPr="00437F6E">
              <w:rPr>
                <w:b/>
                <w:bCs/>
              </w:rPr>
              <w:t>Cost</w:t>
            </w:r>
          </w:p>
        </w:tc>
        <w:tc>
          <w:tcPr>
            <w:tcW w:w="0" w:type="auto"/>
            <w:shd w:val="clear" w:color="auto" w:fill="DBE5F1" w:themeFill="accent1" w:themeFillTint="33"/>
            <w:vAlign w:val="center"/>
            <w:hideMark/>
          </w:tcPr>
          <w:p w14:paraId="3D915403" w14:textId="77777777" w:rsidR="007A4E3D" w:rsidRPr="00437F6E" w:rsidRDefault="007A4E3D" w:rsidP="00484281">
            <w:pPr>
              <w:jc w:val="center"/>
              <w:rPr>
                <w:b/>
                <w:bCs/>
              </w:rPr>
            </w:pPr>
            <w:r w:rsidRPr="00437F6E">
              <w:rPr>
                <w:b/>
                <w:bCs/>
              </w:rPr>
              <w:t>Emissions</w:t>
            </w:r>
          </w:p>
        </w:tc>
        <w:tc>
          <w:tcPr>
            <w:tcW w:w="0" w:type="auto"/>
            <w:shd w:val="clear" w:color="auto" w:fill="DBE5F1" w:themeFill="accent1" w:themeFillTint="33"/>
            <w:vAlign w:val="center"/>
            <w:hideMark/>
          </w:tcPr>
          <w:p w14:paraId="0B50BF40" w14:textId="77777777" w:rsidR="007A4E3D" w:rsidRPr="00437F6E" w:rsidRDefault="007A4E3D" w:rsidP="00484281">
            <w:pPr>
              <w:jc w:val="center"/>
              <w:rPr>
                <w:b/>
                <w:bCs/>
              </w:rPr>
            </w:pPr>
            <w:r w:rsidRPr="00437F6E">
              <w:rPr>
                <w:b/>
                <w:bCs/>
              </w:rPr>
              <w:t>Runtime (s)</w:t>
            </w:r>
          </w:p>
        </w:tc>
        <w:tc>
          <w:tcPr>
            <w:tcW w:w="0" w:type="auto"/>
            <w:shd w:val="clear" w:color="auto" w:fill="DBE5F1" w:themeFill="accent1" w:themeFillTint="33"/>
            <w:vAlign w:val="center"/>
            <w:hideMark/>
          </w:tcPr>
          <w:p w14:paraId="33C5AAA8" w14:textId="77777777" w:rsidR="007A4E3D" w:rsidRPr="00437F6E" w:rsidRDefault="007A4E3D" w:rsidP="00484281">
            <w:pPr>
              <w:jc w:val="center"/>
              <w:rPr>
                <w:b/>
                <w:bCs/>
              </w:rPr>
            </w:pPr>
            <w:r w:rsidRPr="00437F6E">
              <w:rPr>
                <w:b/>
                <w:bCs/>
              </w:rPr>
              <w:t>Solver status</w:t>
            </w:r>
          </w:p>
        </w:tc>
        <w:tc>
          <w:tcPr>
            <w:tcW w:w="0" w:type="auto"/>
            <w:shd w:val="clear" w:color="auto" w:fill="DBE5F1" w:themeFill="accent1" w:themeFillTint="33"/>
            <w:vAlign w:val="center"/>
            <w:hideMark/>
          </w:tcPr>
          <w:p w14:paraId="4130AF8B" w14:textId="77777777" w:rsidR="007A4E3D" w:rsidRPr="00437F6E" w:rsidRDefault="007A4E3D" w:rsidP="00484281">
            <w:pPr>
              <w:jc w:val="center"/>
              <w:rPr>
                <w:b/>
                <w:bCs/>
              </w:rPr>
            </w:pPr>
            <w:r w:rsidRPr="00437F6E">
              <w:rPr>
                <w:b/>
                <w:bCs/>
              </w:rPr>
              <w:t>Relative MIP gap (%)</w:t>
            </w:r>
          </w:p>
        </w:tc>
      </w:tr>
      <w:tr w:rsidR="007A4E3D" w:rsidRPr="00437F6E" w14:paraId="4314D901" w14:textId="77777777" w:rsidTr="00484281">
        <w:trPr>
          <w:tblCellSpacing w:w="15" w:type="dxa"/>
        </w:trPr>
        <w:tc>
          <w:tcPr>
            <w:tcW w:w="0" w:type="auto"/>
            <w:vAlign w:val="center"/>
            <w:hideMark/>
          </w:tcPr>
          <w:p w14:paraId="29D817EC" w14:textId="77777777" w:rsidR="007A4E3D" w:rsidRPr="00437F6E" w:rsidRDefault="007A4E3D" w:rsidP="00484281">
            <w:pPr>
              <w:jc w:val="center"/>
            </w:pPr>
            <w:r w:rsidRPr="00437F6E">
              <w:t>Cost-oriented anchor</w:t>
            </w:r>
          </w:p>
        </w:tc>
        <w:tc>
          <w:tcPr>
            <w:tcW w:w="0" w:type="auto"/>
            <w:vAlign w:val="center"/>
            <w:hideMark/>
          </w:tcPr>
          <w:p w14:paraId="621A7B6B" w14:textId="77777777" w:rsidR="007A4E3D" w:rsidRPr="00437F6E" w:rsidRDefault="007A4E3D" w:rsidP="00484281">
            <w:pPr>
              <w:jc w:val="center"/>
            </w:pPr>
            <w:r w:rsidRPr="00437F6E">
              <w:t>138.620394</w:t>
            </w:r>
          </w:p>
        </w:tc>
        <w:tc>
          <w:tcPr>
            <w:tcW w:w="0" w:type="auto"/>
            <w:vAlign w:val="center"/>
            <w:hideMark/>
          </w:tcPr>
          <w:p w14:paraId="2CFDAB0A" w14:textId="77777777" w:rsidR="007A4E3D" w:rsidRPr="00437F6E" w:rsidRDefault="007A4E3D" w:rsidP="00484281">
            <w:pPr>
              <w:jc w:val="center"/>
            </w:pPr>
            <w:r w:rsidRPr="00437F6E">
              <w:t>450.764046</w:t>
            </w:r>
          </w:p>
        </w:tc>
        <w:tc>
          <w:tcPr>
            <w:tcW w:w="0" w:type="auto"/>
            <w:vAlign w:val="center"/>
            <w:hideMark/>
          </w:tcPr>
          <w:p w14:paraId="1A975914" w14:textId="77777777" w:rsidR="007A4E3D" w:rsidRPr="00437F6E" w:rsidRDefault="007A4E3D" w:rsidP="00484281">
            <w:pPr>
              <w:jc w:val="center"/>
            </w:pPr>
            <w:r w:rsidRPr="00437F6E">
              <w:t>257.10–262.63</w:t>
            </w:r>
          </w:p>
        </w:tc>
        <w:tc>
          <w:tcPr>
            <w:tcW w:w="0" w:type="auto"/>
            <w:vAlign w:val="center"/>
            <w:hideMark/>
          </w:tcPr>
          <w:p w14:paraId="3B4121D1" w14:textId="77777777" w:rsidR="007A4E3D" w:rsidRPr="00437F6E" w:rsidRDefault="007A4E3D" w:rsidP="00484281">
            <w:pPr>
              <w:jc w:val="center"/>
            </w:pPr>
            <w:r w:rsidRPr="00437F6E">
              <w:t>OPTIMAL*</w:t>
            </w:r>
          </w:p>
        </w:tc>
        <w:tc>
          <w:tcPr>
            <w:tcW w:w="0" w:type="auto"/>
            <w:vAlign w:val="center"/>
            <w:hideMark/>
          </w:tcPr>
          <w:p w14:paraId="4CBB28B0" w14:textId="77777777" w:rsidR="007A4E3D" w:rsidRPr="00437F6E" w:rsidRDefault="007A4E3D" w:rsidP="00484281">
            <w:pPr>
              <w:jc w:val="center"/>
            </w:pPr>
            <w:r w:rsidRPr="002C65FE">
              <w:rPr>
                <w:color w:val="000000" w:themeColor="text1"/>
              </w:rPr>
              <w:t>4.62</w:t>
            </w:r>
          </w:p>
        </w:tc>
      </w:tr>
      <w:tr w:rsidR="007A4E3D" w:rsidRPr="00437F6E" w14:paraId="69EBE1E4" w14:textId="77777777" w:rsidTr="00484281">
        <w:trPr>
          <w:tblCellSpacing w:w="15" w:type="dxa"/>
        </w:trPr>
        <w:tc>
          <w:tcPr>
            <w:tcW w:w="0" w:type="auto"/>
            <w:vAlign w:val="center"/>
            <w:hideMark/>
          </w:tcPr>
          <w:p w14:paraId="11D5D8E0" w14:textId="77777777" w:rsidR="007A4E3D" w:rsidRPr="00437F6E" w:rsidRDefault="007A4E3D" w:rsidP="00484281">
            <w:pPr>
              <w:jc w:val="center"/>
            </w:pPr>
            <w:r w:rsidRPr="00437F6E">
              <w:t>Emission-oriented anchor</w:t>
            </w:r>
          </w:p>
        </w:tc>
        <w:tc>
          <w:tcPr>
            <w:tcW w:w="0" w:type="auto"/>
            <w:vAlign w:val="center"/>
            <w:hideMark/>
          </w:tcPr>
          <w:p w14:paraId="53EDD739" w14:textId="77777777" w:rsidR="007A4E3D" w:rsidRPr="00437F6E" w:rsidRDefault="007A4E3D" w:rsidP="00484281">
            <w:pPr>
              <w:jc w:val="center"/>
            </w:pPr>
            <w:r w:rsidRPr="00437F6E">
              <w:t>140.106516</w:t>
            </w:r>
          </w:p>
        </w:tc>
        <w:tc>
          <w:tcPr>
            <w:tcW w:w="0" w:type="auto"/>
            <w:vAlign w:val="center"/>
            <w:hideMark/>
          </w:tcPr>
          <w:p w14:paraId="66669B58" w14:textId="77777777" w:rsidR="007A4E3D" w:rsidRPr="00437F6E" w:rsidRDefault="007A4E3D" w:rsidP="00484281">
            <w:pPr>
              <w:jc w:val="center"/>
            </w:pPr>
            <w:r w:rsidRPr="00437F6E">
              <w:t>445.860718</w:t>
            </w:r>
          </w:p>
        </w:tc>
        <w:tc>
          <w:tcPr>
            <w:tcW w:w="0" w:type="auto"/>
            <w:vAlign w:val="center"/>
            <w:hideMark/>
          </w:tcPr>
          <w:p w14:paraId="09625F8E" w14:textId="77777777" w:rsidR="007A4E3D" w:rsidRPr="00437F6E" w:rsidRDefault="007A4E3D" w:rsidP="00484281">
            <w:pPr>
              <w:jc w:val="center"/>
            </w:pPr>
            <w:r w:rsidRPr="00437F6E">
              <w:t>300.01</w:t>
            </w:r>
          </w:p>
        </w:tc>
        <w:tc>
          <w:tcPr>
            <w:tcW w:w="0" w:type="auto"/>
            <w:vAlign w:val="center"/>
            <w:hideMark/>
          </w:tcPr>
          <w:p w14:paraId="1DF8833C" w14:textId="77777777" w:rsidR="007A4E3D" w:rsidRPr="00437F6E" w:rsidRDefault="007A4E3D" w:rsidP="00484281">
            <w:pPr>
              <w:jc w:val="center"/>
            </w:pPr>
            <w:r w:rsidRPr="00437F6E">
              <w:t>FEASIBLE</w:t>
            </w:r>
          </w:p>
        </w:tc>
        <w:tc>
          <w:tcPr>
            <w:tcW w:w="0" w:type="auto"/>
            <w:vAlign w:val="center"/>
            <w:hideMark/>
          </w:tcPr>
          <w:p w14:paraId="61CF548F" w14:textId="77777777" w:rsidR="007A4E3D" w:rsidRPr="00437F6E" w:rsidRDefault="007A4E3D" w:rsidP="00484281">
            <w:pPr>
              <w:jc w:val="center"/>
            </w:pPr>
            <w:r w:rsidRPr="002C65FE">
              <w:rPr>
                <w:color w:val="000000" w:themeColor="text1"/>
              </w:rPr>
              <w:t>15.45–15.46</w:t>
            </w:r>
          </w:p>
        </w:tc>
      </w:tr>
    </w:tbl>
    <w:p w14:paraId="1945CFE8" w14:textId="77777777" w:rsidR="007A4E3D" w:rsidRPr="00D70F52" w:rsidRDefault="007A4E3D" w:rsidP="007A4E3D">
      <w:pPr>
        <w:spacing w:before="100" w:beforeAutospacing="1" w:after="100" w:afterAutospacing="1"/>
        <w:rPr>
          <w:i/>
          <w:iCs/>
        </w:rPr>
      </w:pPr>
      <w:r w:rsidRPr="00D70F52">
        <w:rPr>
          <w:i/>
          <w:iCs/>
        </w:rPr>
        <w:t>*The solver reported the cost-oriented anchor as OPTIMAL after meeting the configured 5% relative MIP-gap tolerance. This status does not mean that the mathematical gap was zero.</w:t>
      </w:r>
    </w:p>
    <w:p w14:paraId="2645B639" w14:textId="77777777" w:rsidR="007A4E3D" w:rsidRPr="00437F6E" w:rsidRDefault="007A4E3D" w:rsidP="007A4E3D">
      <w:pPr>
        <w:spacing w:before="100" w:beforeAutospacing="1" w:after="100" w:afterAutospacing="1"/>
      </w:pPr>
      <w:r w:rsidRPr="00437F6E">
        <w:t>Both anchor solutions passed the shared final validator. They were used as empirical normalization references and were not interpreted as theoretical ideal and nadir points for the complete feasible region.</w:t>
      </w:r>
    </w:p>
    <w:p w14:paraId="5B6C725C" w14:textId="77777777" w:rsidR="007A4E3D" w:rsidRPr="00437F6E" w:rsidRDefault="007A4E3D" w:rsidP="007A4E3D">
      <w:pPr>
        <w:spacing w:before="100" w:beforeAutospacing="1" w:after="100" w:afterAutospacing="1"/>
        <w:outlineLvl w:val="2"/>
        <w:rPr>
          <w:b/>
          <w:bCs/>
          <w:sz w:val="27"/>
          <w:szCs w:val="27"/>
        </w:rPr>
      </w:pPr>
      <w:bookmarkStart w:id="50" w:name="_Toc232010428"/>
      <w:r w:rsidRPr="00437F6E">
        <w:rPr>
          <w:b/>
          <w:bCs/>
          <w:sz w:val="27"/>
          <w:szCs w:val="27"/>
        </w:rPr>
        <w:t>6.2.2 Weighted-Sum Exact Results</w:t>
      </w:r>
      <w:bookmarkEnd w:id="50"/>
    </w:p>
    <w:p w14:paraId="6A6C2277" w14:textId="4701D6CD" w:rsidR="00AC32D8" w:rsidRDefault="00AC32D8" w:rsidP="007A4E3D">
      <w:pPr>
        <w:spacing w:before="100" w:beforeAutospacing="1" w:after="100" w:afterAutospacing="1"/>
        <w:rPr>
          <w:lang w:val="vi-VN"/>
        </w:rPr>
      </w:pPr>
      <w:r>
        <w:t>The two weighted-objective packages used the same five lambda values, 300-second limit, 5% target MIP gap, emission factors, and normalization anchors.</w:t>
      </w:r>
    </w:p>
    <w:p w14:paraId="51731069" w14:textId="77777777" w:rsidR="007A4E3D" w:rsidRPr="00417E5F" w:rsidRDefault="007A4E3D" w:rsidP="007A4E3D">
      <w:pPr>
        <w:spacing w:before="100" w:beforeAutospacing="1" w:after="100" w:afterAutospacing="1"/>
      </w:pPr>
      <w:r w:rsidRPr="00417E5F">
        <w:t xml:space="preserve">The two </w:t>
      </w:r>
      <w:proofErr w:type="spellStart"/>
      <w:r w:rsidRPr="00417E5F">
        <w:rPr>
          <w:i/>
          <w:iCs/>
        </w:rPr>
        <w:t>epsilon_levels</w:t>
      </w:r>
      <w:proofErr w:type="spellEnd"/>
      <w:r w:rsidRPr="00417E5F">
        <w:t xml:space="preserve"> settings produced the same incumbents to the reported precision. Therefore, the weighted-sum results are presented once rather than repeated in two identical five-row tables.</w:t>
      </w:r>
    </w:p>
    <w:p w14:paraId="46497C89" w14:textId="77777777" w:rsidR="007A4E3D" w:rsidRPr="00417E5F" w:rsidRDefault="007A4E3D" w:rsidP="007A4E3D">
      <w:pPr>
        <w:spacing w:before="100" w:beforeAutospacing="1" w:after="100" w:afterAutospacing="1"/>
      </w:pPr>
      <w:r w:rsidRPr="00437F6E">
        <w:rPr>
          <w:b/>
          <w:bCs/>
        </w:rPr>
        <w:t xml:space="preserve">Table 16. </w:t>
      </w:r>
      <w:r w:rsidRPr="00417E5F">
        <w:t>Weighted-sum exact-solver results for the C101-derived instance.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860"/>
        <w:gridCol w:w="1134"/>
        <w:gridCol w:w="850"/>
        <w:gridCol w:w="1276"/>
        <w:gridCol w:w="1559"/>
        <w:gridCol w:w="2126"/>
      </w:tblGrid>
      <w:tr w:rsidR="007A4E3D" w:rsidRPr="00437F6E" w14:paraId="7E805D58" w14:textId="77777777" w:rsidTr="00484281">
        <w:trPr>
          <w:tblHeader/>
          <w:tblCellSpacing w:w="15" w:type="dxa"/>
        </w:trPr>
        <w:tc>
          <w:tcPr>
            <w:tcW w:w="659" w:type="dxa"/>
            <w:shd w:val="clear" w:color="auto" w:fill="DBE5F1" w:themeFill="accent1" w:themeFillTint="33"/>
            <w:vAlign w:val="center"/>
            <w:hideMark/>
          </w:tcPr>
          <w:p w14:paraId="275068BD" w14:textId="77777777" w:rsidR="007A4E3D" w:rsidRPr="00964DF3" w:rsidRDefault="007A4E3D" w:rsidP="00484281">
            <w:pPr>
              <w:jc w:val="center"/>
              <w:rPr>
                <w:b/>
                <w:bCs/>
                <w:lang w:val="vi-VN"/>
              </w:rPr>
            </w:pPr>
            <m:oMathPara>
              <m:oMath>
                <m:r>
                  <m:rPr>
                    <m:sty m:val="bi"/>
                  </m:rPr>
                  <w:rPr>
                    <w:rFonts w:ascii="Cambria Math" w:hAnsi="Cambria Math"/>
                    <w:lang w:val="vi-VN"/>
                  </w:rPr>
                  <m:t>λ</m:t>
                </m:r>
              </m:oMath>
            </m:oMathPara>
          </w:p>
        </w:tc>
        <w:tc>
          <w:tcPr>
            <w:tcW w:w="821" w:type="dxa"/>
            <w:shd w:val="clear" w:color="auto" w:fill="DBE5F1" w:themeFill="accent1" w:themeFillTint="33"/>
            <w:vAlign w:val="center"/>
            <w:hideMark/>
          </w:tcPr>
          <w:p w14:paraId="52CEDAA6" w14:textId="77777777" w:rsidR="007A4E3D" w:rsidRPr="00417E5F" w:rsidRDefault="007A4E3D" w:rsidP="00484281">
            <w:pPr>
              <w:jc w:val="center"/>
              <w:rPr>
                <w:b/>
                <w:bCs/>
              </w:rPr>
            </w:pPr>
            <w:r w:rsidRPr="00417E5F">
              <w:rPr>
                <w:b/>
                <w:bCs/>
              </w:rPr>
              <w:t>Cost</w:t>
            </w:r>
          </w:p>
        </w:tc>
        <w:tc>
          <w:tcPr>
            <w:tcW w:w="1104" w:type="dxa"/>
            <w:shd w:val="clear" w:color="auto" w:fill="DBE5F1" w:themeFill="accent1" w:themeFillTint="33"/>
            <w:vAlign w:val="center"/>
            <w:hideMark/>
          </w:tcPr>
          <w:p w14:paraId="64A6F0CA" w14:textId="77777777" w:rsidR="007A4E3D" w:rsidRPr="00417E5F" w:rsidRDefault="007A4E3D" w:rsidP="00484281">
            <w:pPr>
              <w:jc w:val="center"/>
              <w:rPr>
                <w:b/>
                <w:bCs/>
              </w:rPr>
            </w:pPr>
            <w:r w:rsidRPr="00417E5F">
              <w:rPr>
                <w:b/>
                <w:bCs/>
              </w:rPr>
              <w:t>Emissions</w:t>
            </w:r>
          </w:p>
        </w:tc>
        <w:tc>
          <w:tcPr>
            <w:tcW w:w="820" w:type="dxa"/>
            <w:shd w:val="clear" w:color="auto" w:fill="DBE5F1" w:themeFill="accent1" w:themeFillTint="33"/>
            <w:vAlign w:val="center"/>
            <w:hideMark/>
          </w:tcPr>
          <w:p w14:paraId="73705118" w14:textId="77777777" w:rsidR="007A4E3D" w:rsidRPr="00417E5F" w:rsidRDefault="00000000" w:rsidP="00484281">
            <w:pPr>
              <w:jc w:val="center"/>
              <w:rPr>
                <w:b/>
                <w:bCs/>
              </w:rPr>
            </w:pPr>
            <m:oMathPara>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λ</m:t>
                    </m:r>
                  </m:sub>
                </m:sSub>
              </m:oMath>
            </m:oMathPara>
          </w:p>
        </w:tc>
        <w:tc>
          <w:tcPr>
            <w:tcW w:w="1246" w:type="dxa"/>
            <w:shd w:val="clear" w:color="auto" w:fill="DBE5F1" w:themeFill="accent1" w:themeFillTint="33"/>
            <w:vAlign w:val="center"/>
            <w:hideMark/>
          </w:tcPr>
          <w:p w14:paraId="36E3EC26" w14:textId="77777777" w:rsidR="007A4E3D" w:rsidRPr="00417E5F" w:rsidRDefault="007A4E3D" w:rsidP="00484281">
            <w:pPr>
              <w:jc w:val="center"/>
              <w:rPr>
                <w:b/>
                <w:bCs/>
              </w:rPr>
            </w:pPr>
            <w:r w:rsidRPr="00417E5F">
              <w:rPr>
                <w:b/>
                <w:bCs/>
              </w:rPr>
              <w:t>Runtime (s)</w:t>
            </w:r>
          </w:p>
        </w:tc>
        <w:tc>
          <w:tcPr>
            <w:tcW w:w="1529" w:type="dxa"/>
            <w:shd w:val="clear" w:color="auto" w:fill="DBE5F1" w:themeFill="accent1" w:themeFillTint="33"/>
            <w:vAlign w:val="center"/>
            <w:hideMark/>
          </w:tcPr>
          <w:p w14:paraId="60E72CF8" w14:textId="77777777" w:rsidR="007A4E3D" w:rsidRPr="00417E5F" w:rsidRDefault="007A4E3D" w:rsidP="00484281">
            <w:pPr>
              <w:jc w:val="center"/>
              <w:rPr>
                <w:b/>
                <w:bCs/>
              </w:rPr>
            </w:pPr>
            <w:r w:rsidRPr="00417E5F">
              <w:rPr>
                <w:b/>
                <w:bCs/>
              </w:rPr>
              <w:t>Solver status</w:t>
            </w:r>
          </w:p>
        </w:tc>
        <w:tc>
          <w:tcPr>
            <w:tcW w:w="2081" w:type="dxa"/>
            <w:shd w:val="clear" w:color="auto" w:fill="DBE5F1" w:themeFill="accent1" w:themeFillTint="33"/>
            <w:vAlign w:val="center"/>
            <w:hideMark/>
          </w:tcPr>
          <w:p w14:paraId="1FB504A8" w14:textId="77777777" w:rsidR="007A4E3D" w:rsidRPr="00417E5F" w:rsidRDefault="007A4E3D" w:rsidP="00484281">
            <w:pPr>
              <w:jc w:val="center"/>
              <w:rPr>
                <w:b/>
                <w:bCs/>
              </w:rPr>
            </w:pPr>
            <w:r w:rsidRPr="00417E5F">
              <w:rPr>
                <w:b/>
                <w:bCs/>
              </w:rPr>
              <w:t>Relative MIP gap (%)</w:t>
            </w:r>
          </w:p>
        </w:tc>
      </w:tr>
      <w:tr w:rsidR="007A4E3D" w:rsidRPr="00437F6E" w14:paraId="1E118654" w14:textId="77777777" w:rsidTr="00484281">
        <w:trPr>
          <w:tblCellSpacing w:w="15" w:type="dxa"/>
        </w:trPr>
        <w:tc>
          <w:tcPr>
            <w:tcW w:w="659" w:type="dxa"/>
            <w:vAlign w:val="center"/>
            <w:hideMark/>
          </w:tcPr>
          <w:p w14:paraId="1D8A01A4" w14:textId="77777777" w:rsidR="007A4E3D" w:rsidRPr="00417E5F" w:rsidRDefault="007A4E3D" w:rsidP="00484281">
            <w:pPr>
              <w:jc w:val="center"/>
            </w:pPr>
            <w:r w:rsidRPr="00417E5F">
              <w:t>0.00</w:t>
            </w:r>
          </w:p>
        </w:tc>
        <w:tc>
          <w:tcPr>
            <w:tcW w:w="821" w:type="dxa"/>
            <w:vAlign w:val="center"/>
            <w:hideMark/>
          </w:tcPr>
          <w:p w14:paraId="526DB00B" w14:textId="77777777" w:rsidR="007A4E3D" w:rsidRPr="00417E5F" w:rsidRDefault="007A4E3D" w:rsidP="00484281">
            <w:pPr>
              <w:jc w:val="center"/>
            </w:pPr>
            <w:r w:rsidRPr="00417E5F">
              <w:t>142.131</w:t>
            </w:r>
          </w:p>
        </w:tc>
        <w:tc>
          <w:tcPr>
            <w:tcW w:w="1104" w:type="dxa"/>
            <w:vAlign w:val="center"/>
            <w:hideMark/>
          </w:tcPr>
          <w:p w14:paraId="55076A11" w14:textId="77777777" w:rsidR="007A4E3D" w:rsidRPr="00417E5F" w:rsidRDefault="007A4E3D" w:rsidP="00484281">
            <w:pPr>
              <w:jc w:val="center"/>
            </w:pPr>
            <w:r w:rsidRPr="00417E5F">
              <w:t>450.336</w:t>
            </w:r>
          </w:p>
        </w:tc>
        <w:tc>
          <w:tcPr>
            <w:tcW w:w="820" w:type="dxa"/>
            <w:vAlign w:val="center"/>
            <w:hideMark/>
          </w:tcPr>
          <w:p w14:paraId="187CE060" w14:textId="77777777" w:rsidR="007A4E3D" w:rsidRPr="00417E5F" w:rsidRDefault="007A4E3D" w:rsidP="00484281">
            <w:pPr>
              <w:jc w:val="center"/>
            </w:pPr>
            <w:r w:rsidRPr="00417E5F">
              <w:t>2.362</w:t>
            </w:r>
          </w:p>
        </w:tc>
        <w:tc>
          <w:tcPr>
            <w:tcW w:w="1246" w:type="dxa"/>
            <w:vAlign w:val="center"/>
            <w:hideMark/>
          </w:tcPr>
          <w:p w14:paraId="09B88052" w14:textId="77777777" w:rsidR="007A4E3D" w:rsidRPr="00417E5F" w:rsidRDefault="007A4E3D" w:rsidP="00484281">
            <w:pPr>
              <w:jc w:val="center"/>
            </w:pPr>
            <w:r w:rsidRPr="00417E5F">
              <w:t>300.06</w:t>
            </w:r>
          </w:p>
        </w:tc>
        <w:tc>
          <w:tcPr>
            <w:tcW w:w="1529" w:type="dxa"/>
            <w:vAlign w:val="center"/>
            <w:hideMark/>
          </w:tcPr>
          <w:p w14:paraId="061F7B2C" w14:textId="77777777" w:rsidR="007A4E3D" w:rsidRPr="00417E5F" w:rsidRDefault="007A4E3D" w:rsidP="00484281">
            <w:pPr>
              <w:jc w:val="center"/>
            </w:pPr>
            <w:r w:rsidRPr="00417E5F">
              <w:t>FEASIBLE</w:t>
            </w:r>
          </w:p>
        </w:tc>
        <w:tc>
          <w:tcPr>
            <w:tcW w:w="2081" w:type="dxa"/>
            <w:vAlign w:val="center"/>
            <w:hideMark/>
          </w:tcPr>
          <w:p w14:paraId="00C4EF00" w14:textId="77777777" w:rsidR="007A4E3D" w:rsidRPr="002C65FE" w:rsidRDefault="007A4E3D" w:rsidP="00484281">
            <w:pPr>
              <w:jc w:val="center"/>
              <w:rPr>
                <w:color w:val="000000" w:themeColor="text1"/>
              </w:rPr>
            </w:pPr>
            <w:r w:rsidRPr="002C65FE">
              <w:rPr>
                <w:color w:val="000000" w:themeColor="text1"/>
              </w:rPr>
              <w:t>5.17</w:t>
            </w:r>
          </w:p>
        </w:tc>
      </w:tr>
      <w:tr w:rsidR="007A4E3D" w:rsidRPr="00437F6E" w14:paraId="46791EF3" w14:textId="77777777" w:rsidTr="00484281">
        <w:trPr>
          <w:tblCellSpacing w:w="15" w:type="dxa"/>
        </w:trPr>
        <w:tc>
          <w:tcPr>
            <w:tcW w:w="659" w:type="dxa"/>
            <w:vAlign w:val="center"/>
            <w:hideMark/>
          </w:tcPr>
          <w:p w14:paraId="215B0841" w14:textId="77777777" w:rsidR="007A4E3D" w:rsidRPr="00417E5F" w:rsidRDefault="007A4E3D" w:rsidP="00484281">
            <w:pPr>
              <w:jc w:val="center"/>
            </w:pPr>
            <w:r w:rsidRPr="00417E5F">
              <w:t>0.25</w:t>
            </w:r>
          </w:p>
        </w:tc>
        <w:tc>
          <w:tcPr>
            <w:tcW w:w="821" w:type="dxa"/>
            <w:vAlign w:val="center"/>
            <w:hideMark/>
          </w:tcPr>
          <w:p w14:paraId="3C586C62" w14:textId="77777777" w:rsidR="007A4E3D" w:rsidRPr="00417E5F" w:rsidRDefault="007A4E3D" w:rsidP="00484281">
            <w:pPr>
              <w:jc w:val="center"/>
            </w:pPr>
            <w:r w:rsidRPr="00417E5F">
              <w:t>148.869</w:t>
            </w:r>
          </w:p>
        </w:tc>
        <w:tc>
          <w:tcPr>
            <w:tcW w:w="1104" w:type="dxa"/>
            <w:vAlign w:val="center"/>
            <w:hideMark/>
          </w:tcPr>
          <w:p w14:paraId="2742C7BA" w14:textId="77777777" w:rsidR="007A4E3D" w:rsidRPr="00417E5F" w:rsidRDefault="007A4E3D" w:rsidP="00484281">
            <w:pPr>
              <w:jc w:val="center"/>
            </w:pPr>
            <w:r w:rsidRPr="00417E5F">
              <w:t>474.919</w:t>
            </w:r>
          </w:p>
        </w:tc>
        <w:tc>
          <w:tcPr>
            <w:tcW w:w="820" w:type="dxa"/>
            <w:vAlign w:val="center"/>
            <w:hideMark/>
          </w:tcPr>
          <w:p w14:paraId="47F4FDD1" w14:textId="77777777" w:rsidR="007A4E3D" w:rsidRPr="00417E5F" w:rsidRDefault="007A4E3D" w:rsidP="00484281">
            <w:pPr>
              <w:jc w:val="center"/>
            </w:pPr>
            <w:r w:rsidRPr="00417E5F">
              <w:t>6.654</w:t>
            </w:r>
          </w:p>
        </w:tc>
        <w:tc>
          <w:tcPr>
            <w:tcW w:w="1246" w:type="dxa"/>
            <w:vAlign w:val="center"/>
            <w:hideMark/>
          </w:tcPr>
          <w:p w14:paraId="1CBA0D33" w14:textId="77777777" w:rsidR="007A4E3D" w:rsidRPr="00417E5F" w:rsidRDefault="007A4E3D" w:rsidP="00484281">
            <w:pPr>
              <w:jc w:val="center"/>
            </w:pPr>
            <w:r w:rsidRPr="00417E5F">
              <w:t>300.01</w:t>
            </w:r>
          </w:p>
        </w:tc>
        <w:tc>
          <w:tcPr>
            <w:tcW w:w="1529" w:type="dxa"/>
            <w:vAlign w:val="center"/>
            <w:hideMark/>
          </w:tcPr>
          <w:p w14:paraId="289921F0" w14:textId="77777777" w:rsidR="007A4E3D" w:rsidRPr="00417E5F" w:rsidRDefault="007A4E3D" w:rsidP="00484281">
            <w:pPr>
              <w:jc w:val="center"/>
            </w:pPr>
            <w:r w:rsidRPr="00417E5F">
              <w:t>FEASIBLE</w:t>
            </w:r>
          </w:p>
        </w:tc>
        <w:tc>
          <w:tcPr>
            <w:tcW w:w="2081" w:type="dxa"/>
            <w:vAlign w:val="center"/>
            <w:hideMark/>
          </w:tcPr>
          <w:p w14:paraId="15B7C7CF" w14:textId="77777777" w:rsidR="007A4E3D" w:rsidRPr="00417E5F" w:rsidRDefault="007A4E3D" w:rsidP="00484281">
            <w:pPr>
              <w:jc w:val="center"/>
            </w:pPr>
            <w:r w:rsidRPr="00417E5F">
              <w:t>22.02</w:t>
            </w:r>
          </w:p>
        </w:tc>
      </w:tr>
      <w:tr w:rsidR="007A4E3D" w:rsidRPr="00437F6E" w14:paraId="397BCAA3" w14:textId="77777777" w:rsidTr="00484281">
        <w:trPr>
          <w:tblCellSpacing w:w="15" w:type="dxa"/>
        </w:trPr>
        <w:tc>
          <w:tcPr>
            <w:tcW w:w="659" w:type="dxa"/>
            <w:vAlign w:val="center"/>
            <w:hideMark/>
          </w:tcPr>
          <w:p w14:paraId="2FA52672" w14:textId="77777777" w:rsidR="007A4E3D" w:rsidRPr="00417E5F" w:rsidRDefault="007A4E3D" w:rsidP="00484281">
            <w:pPr>
              <w:jc w:val="center"/>
            </w:pPr>
            <w:r w:rsidRPr="00417E5F">
              <w:t>0.50</w:t>
            </w:r>
          </w:p>
        </w:tc>
        <w:tc>
          <w:tcPr>
            <w:tcW w:w="821" w:type="dxa"/>
            <w:vAlign w:val="center"/>
            <w:hideMark/>
          </w:tcPr>
          <w:p w14:paraId="6DC0B8E8" w14:textId="77777777" w:rsidR="007A4E3D" w:rsidRPr="00417E5F" w:rsidRDefault="007A4E3D" w:rsidP="00484281">
            <w:pPr>
              <w:jc w:val="center"/>
            </w:pPr>
            <w:r w:rsidRPr="00417E5F">
              <w:t>140.712</w:t>
            </w:r>
          </w:p>
        </w:tc>
        <w:tc>
          <w:tcPr>
            <w:tcW w:w="1104" w:type="dxa"/>
            <w:vAlign w:val="center"/>
            <w:hideMark/>
          </w:tcPr>
          <w:p w14:paraId="15827FCA" w14:textId="77777777" w:rsidR="007A4E3D" w:rsidRPr="00417E5F" w:rsidRDefault="007A4E3D" w:rsidP="00484281">
            <w:pPr>
              <w:jc w:val="center"/>
            </w:pPr>
            <w:r w:rsidRPr="00417E5F">
              <w:t>448.889</w:t>
            </w:r>
          </w:p>
        </w:tc>
        <w:tc>
          <w:tcPr>
            <w:tcW w:w="820" w:type="dxa"/>
            <w:vAlign w:val="center"/>
            <w:hideMark/>
          </w:tcPr>
          <w:p w14:paraId="4A6D2440" w14:textId="77777777" w:rsidR="007A4E3D" w:rsidRPr="00417E5F" w:rsidRDefault="007A4E3D" w:rsidP="00484281">
            <w:pPr>
              <w:jc w:val="center"/>
            </w:pPr>
            <w:r w:rsidRPr="00417E5F">
              <w:t>1.013</w:t>
            </w:r>
          </w:p>
        </w:tc>
        <w:tc>
          <w:tcPr>
            <w:tcW w:w="1246" w:type="dxa"/>
            <w:vAlign w:val="center"/>
            <w:hideMark/>
          </w:tcPr>
          <w:p w14:paraId="58148A1C" w14:textId="77777777" w:rsidR="007A4E3D" w:rsidRPr="00417E5F" w:rsidRDefault="007A4E3D" w:rsidP="00484281">
            <w:pPr>
              <w:jc w:val="center"/>
            </w:pPr>
            <w:r w:rsidRPr="00417E5F">
              <w:t>300.01</w:t>
            </w:r>
          </w:p>
        </w:tc>
        <w:tc>
          <w:tcPr>
            <w:tcW w:w="1529" w:type="dxa"/>
            <w:vAlign w:val="center"/>
            <w:hideMark/>
          </w:tcPr>
          <w:p w14:paraId="27032C5D" w14:textId="77777777" w:rsidR="007A4E3D" w:rsidRPr="00417E5F" w:rsidRDefault="007A4E3D" w:rsidP="00484281">
            <w:pPr>
              <w:jc w:val="center"/>
            </w:pPr>
            <w:r w:rsidRPr="00417E5F">
              <w:t>FEASIBLE</w:t>
            </w:r>
          </w:p>
        </w:tc>
        <w:tc>
          <w:tcPr>
            <w:tcW w:w="2081" w:type="dxa"/>
            <w:vAlign w:val="center"/>
            <w:hideMark/>
          </w:tcPr>
          <w:p w14:paraId="3FC9BD9B" w14:textId="77777777" w:rsidR="007A4E3D" w:rsidRPr="00417E5F" w:rsidRDefault="007A4E3D" w:rsidP="00484281">
            <w:pPr>
              <w:jc w:val="center"/>
            </w:pPr>
            <w:r w:rsidRPr="00417E5F">
              <w:t>13.79</w:t>
            </w:r>
          </w:p>
        </w:tc>
      </w:tr>
      <w:tr w:rsidR="007A4E3D" w:rsidRPr="00437F6E" w14:paraId="79FC5CEE" w14:textId="77777777" w:rsidTr="00484281">
        <w:trPr>
          <w:tblCellSpacing w:w="15" w:type="dxa"/>
        </w:trPr>
        <w:tc>
          <w:tcPr>
            <w:tcW w:w="659" w:type="dxa"/>
            <w:vAlign w:val="center"/>
            <w:hideMark/>
          </w:tcPr>
          <w:p w14:paraId="5D199532" w14:textId="77777777" w:rsidR="007A4E3D" w:rsidRPr="00417E5F" w:rsidRDefault="007A4E3D" w:rsidP="00484281">
            <w:pPr>
              <w:jc w:val="center"/>
            </w:pPr>
            <w:r w:rsidRPr="00417E5F">
              <w:t>0.75</w:t>
            </w:r>
          </w:p>
        </w:tc>
        <w:tc>
          <w:tcPr>
            <w:tcW w:w="821" w:type="dxa"/>
            <w:vAlign w:val="center"/>
            <w:hideMark/>
          </w:tcPr>
          <w:p w14:paraId="397D9208" w14:textId="77777777" w:rsidR="007A4E3D" w:rsidRPr="00417E5F" w:rsidRDefault="007A4E3D" w:rsidP="00484281">
            <w:pPr>
              <w:jc w:val="center"/>
            </w:pPr>
            <w:r w:rsidRPr="00417E5F">
              <w:t>140.624</w:t>
            </w:r>
          </w:p>
        </w:tc>
        <w:tc>
          <w:tcPr>
            <w:tcW w:w="1104" w:type="dxa"/>
            <w:vAlign w:val="center"/>
            <w:hideMark/>
          </w:tcPr>
          <w:p w14:paraId="215801D8" w14:textId="77777777" w:rsidR="007A4E3D" w:rsidRPr="00417E5F" w:rsidRDefault="007A4E3D" w:rsidP="00484281">
            <w:pPr>
              <w:jc w:val="center"/>
            </w:pPr>
            <w:r w:rsidRPr="00417E5F">
              <w:t>447.413</w:t>
            </w:r>
          </w:p>
        </w:tc>
        <w:tc>
          <w:tcPr>
            <w:tcW w:w="820" w:type="dxa"/>
            <w:vAlign w:val="center"/>
            <w:hideMark/>
          </w:tcPr>
          <w:p w14:paraId="484B7324" w14:textId="77777777" w:rsidR="007A4E3D" w:rsidRPr="00417E5F" w:rsidRDefault="007A4E3D" w:rsidP="00484281">
            <w:pPr>
              <w:jc w:val="center"/>
            </w:pPr>
            <w:r w:rsidRPr="00417E5F">
              <w:t>0.574</w:t>
            </w:r>
          </w:p>
        </w:tc>
        <w:tc>
          <w:tcPr>
            <w:tcW w:w="1246" w:type="dxa"/>
            <w:vAlign w:val="center"/>
            <w:hideMark/>
          </w:tcPr>
          <w:p w14:paraId="118D0459" w14:textId="77777777" w:rsidR="007A4E3D" w:rsidRPr="00417E5F" w:rsidRDefault="007A4E3D" w:rsidP="00484281">
            <w:pPr>
              <w:jc w:val="center"/>
            </w:pPr>
            <w:r w:rsidRPr="00417E5F">
              <w:t>300.01</w:t>
            </w:r>
          </w:p>
        </w:tc>
        <w:tc>
          <w:tcPr>
            <w:tcW w:w="1529" w:type="dxa"/>
            <w:vAlign w:val="center"/>
            <w:hideMark/>
          </w:tcPr>
          <w:p w14:paraId="69EC7CC2" w14:textId="77777777" w:rsidR="007A4E3D" w:rsidRPr="00417E5F" w:rsidRDefault="007A4E3D" w:rsidP="00484281">
            <w:pPr>
              <w:jc w:val="center"/>
            </w:pPr>
            <w:r w:rsidRPr="00417E5F">
              <w:t>FEASIBLE</w:t>
            </w:r>
          </w:p>
        </w:tc>
        <w:tc>
          <w:tcPr>
            <w:tcW w:w="2081" w:type="dxa"/>
            <w:vAlign w:val="center"/>
            <w:hideMark/>
          </w:tcPr>
          <w:p w14:paraId="307B01AF" w14:textId="77777777" w:rsidR="007A4E3D" w:rsidRPr="00417E5F" w:rsidRDefault="007A4E3D" w:rsidP="00484281">
            <w:pPr>
              <w:jc w:val="center"/>
            </w:pPr>
            <w:r w:rsidRPr="00417E5F">
              <w:t>14.31</w:t>
            </w:r>
          </w:p>
        </w:tc>
      </w:tr>
      <w:tr w:rsidR="007A4E3D" w:rsidRPr="00437F6E" w14:paraId="512A6386" w14:textId="77777777" w:rsidTr="00484281">
        <w:trPr>
          <w:tblCellSpacing w:w="15" w:type="dxa"/>
        </w:trPr>
        <w:tc>
          <w:tcPr>
            <w:tcW w:w="659" w:type="dxa"/>
            <w:vAlign w:val="center"/>
            <w:hideMark/>
          </w:tcPr>
          <w:p w14:paraId="618605CD" w14:textId="77777777" w:rsidR="007A4E3D" w:rsidRPr="00417E5F" w:rsidRDefault="007A4E3D" w:rsidP="00484281">
            <w:pPr>
              <w:jc w:val="center"/>
            </w:pPr>
            <w:r w:rsidRPr="00417E5F">
              <w:t>1.00</w:t>
            </w:r>
          </w:p>
        </w:tc>
        <w:tc>
          <w:tcPr>
            <w:tcW w:w="821" w:type="dxa"/>
            <w:vAlign w:val="center"/>
            <w:hideMark/>
          </w:tcPr>
          <w:p w14:paraId="6D998687" w14:textId="77777777" w:rsidR="007A4E3D" w:rsidRPr="00417E5F" w:rsidRDefault="007A4E3D" w:rsidP="00484281">
            <w:pPr>
              <w:jc w:val="center"/>
            </w:pPr>
            <w:r w:rsidRPr="00417E5F">
              <w:t>146.793</w:t>
            </w:r>
          </w:p>
        </w:tc>
        <w:tc>
          <w:tcPr>
            <w:tcW w:w="1104" w:type="dxa"/>
            <w:vAlign w:val="center"/>
            <w:hideMark/>
          </w:tcPr>
          <w:p w14:paraId="35CAC8F4" w14:textId="77777777" w:rsidR="007A4E3D" w:rsidRPr="00417E5F" w:rsidRDefault="007A4E3D" w:rsidP="00484281">
            <w:pPr>
              <w:jc w:val="center"/>
            </w:pPr>
            <w:r w:rsidRPr="00417E5F">
              <w:t>464.323</w:t>
            </w:r>
          </w:p>
        </w:tc>
        <w:tc>
          <w:tcPr>
            <w:tcW w:w="820" w:type="dxa"/>
            <w:vAlign w:val="center"/>
            <w:hideMark/>
          </w:tcPr>
          <w:p w14:paraId="3F8BFF4C" w14:textId="77777777" w:rsidR="007A4E3D" w:rsidRPr="00417E5F" w:rsidRDefault="007A4E3D" w:rsidP="00484281">
            <w:pPr>
              <w:jc w:val="center"/>
            </w:pPr>
            <w:r w:rsidRPr="00417E5F">
              <w:t>3.765</w:t>
            </w:r>
          </w:p>
        </w:tc>
        <w:tc>
          <w:tcPr>
            <w:tcW w:w="1246" w:type="dxa"/>
            <w:vAlign w:val="center"/>
            <w:hideMark/>
          </w:tcPr>
          <w:p w14:paraId="78CDEB76" w14:textId="77777777" w:rsidR="007A4E3D" w:rsidRPr="00417E5F" w:rsidRDefault="007A4E3D" w:rsidP="00484281">
            <w:pPr>
              <w:jc w:val="center"/>
            </w:pPr>
            <w:r w:rsidRPr="00417E5F">
              <w:t>300.01</w:t>
            </w:r>
          </w:p>
        </w:tc>
        <w:tc>
          <w:tcPr>
            <w:tcW w:w="1529" w:type="dxa"/>
            <w:vAlign w:val="center"/>
            <w:hideMark/>
          </w:tcPr>
          <w:p w14:paraId="0ECEFA71" w14:textId="77777777" w:rsidR="007A4E3D" w:rsidRPr="00417E5F" w:rsidRDefault="007A4E3D" w:rsidP="00484281">
            <w:pPr>
              <w:jc w:val="center"/>
            </w:pPr>
            <w:r w:rsidRPr="00417E5F">
              <w:t>FEASIBLE</w:t>
            </w:r>
          </w:p>
        </w:tc>
        <w:tc>
          <w:tcPr>
            <w:tcW w:w="2081" w:type="dxa"/>
            <w:vAlign w:val="center"/>
            <w:hideMark/>
          </w:tcPr>
          <w:p w14:paraId="356A7C2C" w14:textId="77777777" w:rsidR="007A4E3D" w:rsidRPr="00417E5F" w:rsidRDefault="007A4E3D" w:rsidP="00484281">
            <w:pPr>
              <w:jc w:val="center"/>
            </w:pPr>
            <w:r w:rsidRPr="00417E5F">
              <w:t>8.91</w:t>
            </w:r>
          </w:p>
        </w:tc>
      </w:tr>
    </w:tbl>
    <w:p w14:paraId="36472000" w14:textId="77777777" w:rsidR="007A4E3D" w:rsidRPr="00437F6E" w:rsidRDefault="007A4E3D" w:rsidP="007A4E3D">
      <w:pPr>
        <w:spacing w:before="100" w:beforeAutospacing="1" w:after="100" w:afterAutospacing="1"/>
      </w:pPr>
      <w:r w:rsidRPr="00437F6E">
        <w:t>All five weighted-sum runs returned feasible validated incumbents and used approximately the full 300-second time limit. None of the runs certified zero-gap optimality.</w:t>
      </w:r>
    </w:p>
    <w:p w14:paraId="3195918D" w14:textId="3D1E775C" w:rsidR="007A4E3D" w:rsidRPr="001C15AC" w:rsidRDefault="007A4E3D" w:rsidP="001C15AC">
      <w:pPr>
        <w:spacing w:before="100" w:beforeAutospacing="1" w:after="100" w:afterAutospacing="1"/>
        <w:rPr>
          <w:lang w:val="vi-VN"/>
        </w:rPr>
      </w:pPr>
      <w:r w:rsidRPr="00437F6E">
        <w:t>The results did not form a consistent cost–emission curve. In particular, the (</w:t>
      </w:r>
      <m:oMath>
        <m:r>
          <m:rPr>
            <m:sty m:val="bi"/>
          </m:rPr>
          <w:rPr>
            <w:rFonts w:ascii="Cambria Math" w:hAnsi="Cambria Math"/>
            <w:lang w:val="vi-VN"/>
          </w:rPr>
          <m:t>λ</m:t>
        </m:r>
      </m:oMath>
      <w:r w:rsidRPr="00437F6E">
        <w:t xml:space="preserve"> =1.00) incumbent did not have the lowest reported emissions. This should be interpreted as </w:t>
      </w:r>
      <w:r w:rsidRPr="00437F6E">
        <w:lastRenderedPageBreak/>
        <w:t>incomplete exact-solver convergence under the fixed limit rather than evidence that a larger emission weight should increase emissions.</w:t>
      </w:r>
    </w:p>
    <w:p w14:paraId="552D39CE" w14:textId="77777777" w:rsidR="007A4E3D" w:rsidRPr="00437F6E" w:rsidRDefault="007A4E3D" w:rsidP="007A4E3D">
      <w:pPr>
        <w:spacing w:before="100" w:beforeAutospacing="1" w:after="100" w:afterAutospacing="1"/>
        <w:outlineLvl w:val="2"/>
        <w:rPr>
          <w:b/>
          <w:bCs/>
          <w:sz w:val="27"/>
          <w:szCs w:val="27"/>
        </w:rPr>
      </w:pPr>
      <w:bookmarkStart w:id="51" w:name="_Toc232010429"/>
      <w:r w:rsidRPr="00437F6E">
        <w:rPr>
          <w:b/>
          <w:bCs/>
          <w:sz w:val="27"/>
          <w:szCs w:val="27"/>
        </w:rPr>
        <w:t xml:space="preserve">6.2.3 </w:t>
      </w:r>
      <w:r w:rsidRPr="006113F9">
        <w:rPr>
          <w:b/>
          <w:bCs/>
          <w:sz w:val="27"/>
          <w:szCs w:val="27"/>
        </w:rPr>
        <w:t xml:space="preserve">Comparison of the Two </w:t>
      </w:r>
      <w:proofErr w:type="spellStart"/>
      <w:r w:rsidRPr="006113F9">
        <w:rPr>
          <w:b/>
          <w:bCs/>
          <w:sz w:val="27"/>
          <w:szCs w:val="27"/>
        </w:rPr>
        <w:t>epsilon_levels</w:t>
      </w:r>
      <w:proofErr w:type="spellEnd"/>
      <w:r w:rsidRPr="006113F9">
        <w:rPr>
          <w:b/>
          <w:bCs/>
          <w:sz w:val="27"/>
          <w:szCs w:val="27"/>
        </w:rPr>
        <w:t xml:space="preserve"> Configurations</w:t>
      </w:r>
      <w:bookmarkEnd w:id="51"/>
    </w:p>
    <w:p w14:paraId="3D8FD35C" w14:textId="77777777" w:rsidR="0083387B" w:rsidRPr="00DD75B0" w:rsidRDefault="0083387B" w:rsidP="0083387B">
      <w:pPr>
        <w:spacing w:before="100" w:beforeAutospacing="1" w:after="100" w:afterAutospacing="1"/>
      </w:pPr>
      <w:r w:rsidRPr="00DD75B0">
        <w:t xml:space="preserve">The weighted-sum experiment was executed through two configuration packages, with </w:t>
      </w:r>
      <w:proofErr w:type="spellStart"/>
      <w:r w:rsidRPr="0083387B">
        <w:rPr>
          <w:i/>
          <w:iCs/>
        </w:rPr>
        <w:t>epsilon_levels</w:t>
      </w:r>
      <w:proofErr w:type="spellEnd"/>
      <w:r w:rsidRPr="00DD75B0">
        <w:t xml:space="preserve"> set to 1 and 2. Both packages used the weighted scalar objective and produced the same feasible incumbents to the reported precision for all five lambda values. Their runtimes and relative MIP gaps were also nearly identical.</w:t>
      </w:r>
    </w:p>
    <w:p w14:paraId="51AC373A" w14:textId="77777777" w:rsidR="0083387B" w:rsidRPr="00DD75B0" w:rsidRDefault="0083387B" w:rsidP="0083387B">
      <w:pPr>
        <w:spacing w:before="100" w:beforeAutospacing="1" w:after="100" w:afterAutospacing="1"/>
      </w:pPr>
      <w:r w:rsidRPr="00DD75B0">
        <w:t xml:space="preserve">These results belong to the weighted-sum execution path. They do not indicate that both levels of the separate epsilon-constraint stage were solved successfully. The first epsilon-constrained solve returned </w:t>
      </w:r>
      <w:r w:rsidRPr="00DD75B0">
        <w:rPr>
          <w:rFonts w:ascii="Courier New" w:hAnsi="Courier New" w:cs="Courier New"/>
          <w:sz w:val="20"/>
          <w:szCs w:val="20"/>
        </w:rPr>
        <w:t>NOT_SOLVED</w:t>
      </w:r>
      <w:r w:rsidRPr="00DD75B0">
        <w:t>, and no epsilon-constraint incumbent was retained for analysis.</w:t>
      </w:r>
    </w:p>
    <w:p w14:paraId="56CF9EDC" w14:textId="77777777" w:rsidR="0083387B" w:rsidRPr="00DD75B0" w:rsidRDefault="0083387B" w:rsidP="0083387B">
      <w:pPr>
        <w:spacing w:before="100" w:beforeAutospacing="1" w:after="100" w:afterAutospacing="1"/>
      </w:pPr>
      <w:r w:rsidRPr="00DD75B0">
        <w:t>The available weighted-run artifacts do not show a numerical effect from changing the configuration field from 1 to 2 for the tested C101-derived instance. This observation should not be generalized to other solver modes or problem sizes.</w:t>
      </w:r>
    </w:p>
    <w:p w14:paraId="1AD3059B" w14:textId="77777777" w:rsidR="007A4E3D" w:rsidRPr="00B61B59" w:rsidRDefault="007A4E3D" w:rsidP="007A4E3D">
      <w:pPr>
        <w:pStyle w:val="Heading2"/>
        <w:spacing w:before="100" w:beforeAutospacing="1" w:after="100" w:afterAutospacing="1" w:line="278" w:lineRule="auto"/>
        <w:rPr>
          <w:rFonts w:ascii="Times New Roman" w:eastAsia="SimSun" w:hAnsi="Times New Roman" w:cs="Times New Roman"/>
          <w:color w:val="auto"/>
          <w:sz w:val="32"/>
          <w:szCs w:val="32"/>
          <w:lang w:val="vi-VN" w:eastAsia="zh-CN"/>
        </w:rPr>
      </w:pPr>
      <w:bookmarkStart w:id="52" w:name="_Toc232010430"/>
      <w:r w:rsidRPr="00326086">
        <w:rPr>
          <w:rFonts w:ascii="Times New Roman" w:eastAsia="SimSun" w:hAnsi="Times New Roman" w:cs="Times New Roman"/>
          <w:color w:val="auto"/>
          <w:sz w:val="32"/>
          <w:szCs w:val="32"/>
          <w:lang w:eastAsia="zh-CN"/>
        </w:rPr>
        <w:t xml:space="preserve">6.3 </w:t>
      </w:r>
      <w:r w:rsidRPr="00B91A36">
        <w:rPr>
          <w:rFonts w:ascii="Times New Roman" w:eastAsia="SimSun" w:hAnsi="Times New Roman" w:cs="Times New Roman"/>
          <w:color w:val="auto"/>
          <w:sz w:val="32"/>
          <w:szCs w:val="32"/>
          <w:lang w:eastAsia="zh-CN"/>
        </w:rPr>
        <w:t>ALNS Completion and Validation</w:t>
      </w:r>
      <w:bookmarkEnd w:id="52"/>
    </w:p>
    <w:p w14:paraId="2C8ABDF7" w14:textId="77777777" w:rsidR="007A4E3D" w:rsidRPr="00437F6E" w:rsidRDefault="007A4E3D" w:rsidP="007A4E3D">
      <w:pPr>
        <w:spacing w:before="100" w:beforeAutospacing="1" w:after="100" w:afterAutospacing="1"/>
      </w:pPr>
      <w:r w:rsidRPr="00437F6E">
        <w:rPr>
          <w:b/>
          <w:bCs/>
        </w:rPr>
        <w:t xml:space="preserve">Table 17. </w:t>
      </w:r>
      <w:r w:rsidRPr="00B61B59">
        <w:t>Completion and validation summary of the final ALNS benchmark.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2977"/>
        <w:gridCol w:w="2823"/>
      </w:tblGrid>
      <w:tr w:rsidR="007A4E3D" w:rsidRPr="00437F6E" w14:paraId="1197DCFD" w14:textId="77777777" w:rsidTr="00484281">
        <w:trPr>
          <w:tblHeader/>
          <w:tblCellSpacing w:w="15" w:type="dxa"/>
        </w:trPr>
        <w:tc>
          <w:tcPr>
            <w:tcW w:w="2785" w:type="dxa"/>
            <w:shd w:val="clear" w:color="auto" w:fill="DBE5F1" w:themeFill="accent1" w:themeFillTint="33"/>
            <w:vAlign w:val="center"/>
            <w:hideMark/>
          </w:tcPr>
          <w:p w14:paraId="61A66F1D" w14:textId="77777777" w:rsidR="007A4E3D" w:rsidRPr="00B61B59" w:rsidRDefault="007A4E3D" w:rsidP="00484281">
            <w:pPr>
              <w:jc w:val="center"/>
              <w:rPr>
                <w:b/>
                <w:bCs/>
              </w:rPr>
            </w:pPr>
            <w:r w:rsidRPr="00B61B59">
              <w:rPr>
                <w:b/>
                <w:bCs/>
              </w:rPr>
              <w:t>Check</w:t>
            </w:r>
          </w:p>
        </w:tc>
        <w:tc>
          <w:tcPr>
            <w:tcW w:w="2947" w:type="dxa"/>
            <w:shd w:val="clear" w:color="auto" w:fill="DBE5F1" w:themeFill="accent1" w:themeFillTint="33"/>
            <w:vAlign w:val="center"/>
            <w:hideMark/>
          </w:tcPr>
          <w:p w14:paraId="4901A931" w14:textId="77777777" w:rsidR="007A4E3D" w:rsidRPr="00B61B59" w:rsidRDefault="007A4E3D" w:rsidP="00484281">
            <w:pPr>
              <w:jc w:val="center"/>
              <w:rPr>
                <w:b/>
                <w:bCs/>
              </w:rPr>
            </w:pPr>
            <w:r w:rsidRPr="00B61B59">
              <w:rPr>
                <w:b/>
                <w:bCs/>
              </w:rPr>
              <w:t>C101-derived</w:t>
            </w:r>
          </w:p>
        </w:tc>
        <w:tc>
          <w:tcPr>
            <w:tcW w:w="2778" w:type="dxa"/>
            <w:shd w:val="clear" w:color="auto" w:fill="DBE5F1" w:themeFill="accent1" w:themeFillTint="33"/>
            <w:vAlign w:val="center"/>
            <w:hideMark/>
          </w:tcPr>
          <w:p w14:paraId="5FC487BA" w14:textId="77777777" w:rsidR="007A4E3D" w:rsidRPr="00B61B59" w:rsidRDefault="007A4E3D" w:rsidP="00484281">
            <w:pPr>
              <w:jc w:val="center"/>
              <w:rPr>
                <w:b/>
                <w:bCs/>
              </w:rPr>
            </w:pPr>
            <w:r w:rsidRPr="00B61B59">
              <w:rPr>
                <w:b/>
                <w:bCs/>
              </w:rPr>
              <w:t>R101-derived</w:t>
            </w:r>
          </w:p>
        </w:tc>
      </w:tr>
      <w:tr w:rsidR="007A4E3D" w:rsidRPr="00437F6E" w14:paraId="24F5D874" w14:textId="77777777" w:rsidTr="00484281">
        <w:trPr>
          <w:tblCellSpacing w:w="15" w:type="dxa"/>
        </w:trPr>
        <w:tc>
          <w:tcPr>
            <w:tcW w:w="2785" w:type="dxa"/>
            <w:vAlign w:val="center"/>
            <w:hideMark/>
          </w:tcPr>
          <w:p w14:paraId="0A059767" w14:textId="77777777" w:rsidR="007A4E3D" w:rsidRPr="00B61B59" w:rsidRDefault="007A4E3D" w:rsidP="00484281">
            <w:pPr>
              <w:jc w:val="center"/>
            </w:pPr>
            <w:r w:rsidRPr="00B61B59">
              <w:t>Expected runs</w:t>
            </w:r>
          </w:p>
        </w:tc>
        <w:tc>
          <w:tcPr>
            <w:tcW w:w="2947" w:type="dxa"/>
            <w:vAlign w:val="center"/>
            <w:hideMark/>
          </w:tcPr>
          <w:p w14:paraId="138DF475" w14:textId="77777777" w:rsidR="007A4E3D" w:rsidRPr="00B61B59" w:rsidRDefault="007A4E3D" w:rsidP="00484281">
            <w:pPr>
              <w:jc w:val="center"/>
            </w:pPr>
            <w:r w:rsidRPr="00B61B59">
              <w:t>60</w:t>
            </w:r>
          </w:p>
        </w:tc>
        <w:tc>
          <w:tcPr>
            <w:tcW w:w="2778" w:type="dxa"/>
            <w:vAlign w:val="center"/>
            <w:hideMark/>
          </w:tcPr>
          <w:p w14:paraId="47E7DC28" w14:textId="77777777" w:rsidR="007A4E3D" w:rsidRPr="00B61B59" w:rsidRDefault="007A4E3D" w:rsidP="00484281">
            <w:pPr>
              <w:jc w:val="center"/>
            </w:pPr>
            <w:r w:rsidRPr="00B61B59">
              <w:t>60</w:t>
            </w:r>
          </w:p>
        </w:tc>
      </w:tr>
      <w:tr w:rsidR="007A4E3D" w:rsidRPr="00437F6E" w14:paraId="42BD5026" w14:textId="77777777" w:rsidTr="00484281">
        <w:trPr>
          <w:tblCellSpacing w:w="15" w:type="dxa"/>
        </w:trPr>
        <w:tc>
          <w:tcPr>
            <w:tcW w:w="2785" w:type="dxa"/>
            <w:vAlign w:val="center"/>
            <w:hideMark/>
          </w:tcPr>
          <w:p w14:paraId="067D9F87" w14:textId="77777777" w:rsidR="007A4E3D" w:rsidRPr="00B61B59" w:rsidRDefault="007A4E3D" w:rsidP="00484281">
            <w:pPr>
              <w:jc w:val="center"/>
            </w:pPr>
            <w:r w:rsidRPr="00B61B59">
              <w:t>Completed runs</w:t>
            </w:r>
          </w:p>
        </w:tc>
        <w:tc>
          <w:tcPr>
            <w:tcW w:w="2947" w:type="dxa"/>
            <w:vAlign w:val="center"/>
            <w:hideMark/>
          </w:tcPr>
          <w:p w14:paraId="1C5DB92A" w14:textId="77777777" w:rsidR="007A4E3D" w:rsidRPr="00B61B59" w:rsidRDefault="007A4E3D" w:rsidP="00484281">
            <w:pPr>
              <w:jc w:val="center"/>
            </w:pPr>
            <w:r w:rsidRPr="00B61B59">
              <w:t>60</w:t>
            </w:r>
          </w:p>
        </w:tc>
        <w:tc>
          <w:tcPr>
            <w:tcW w:w="2778" w:type="dxa"/>
            <w:vAlign w:val="center"/>
            <w:hideMark/>
          </w:tcPr>
          <w:p w14:paraId="52953FCC" w14:textId="77777777" w:rsidR="007A4E3D" w:rsidRPr="00B61B59" w:rsidRDefault="007A4E3D" w:rsidP="00484281">
            <w:pPr>
              <w:jc w:val="center"/>
            </w:pPr>
            <w:r w:rsidRPr="00B61B59">
              <w:t>60</w:t>
            </w:r>
          </w:p>
        </w:tc>
      </w:tr>
      <w:tr w:rsidR="007A4E3D" w:rsidRPr="00437F6E" w14:paraId="5195DDDC" w14:textId="77777777" w:rsidTr="00484281">
        <w:trPr>
          <w:tblCellSpacing w:w="15" w:type="dxa"/>
        </w:trPr>
        <w:tc>
          <w:tcPr>
            <w:tcW w:w="2785" w:type="dxa"/>
            <w:vAlign w:val="center"/>
            <w:hideMark/>
          </w:tcPr>
          <w:p w14:paraId="73B88FE1" w14:textId="77777777" w:rsidR="007A4E3D" w:rsidRPr="00B61B59" w:rsidRDefault="007A4E3D" w:rsidP="00484281">
            <w:pPr>
              <w:jc w:val="center"/>
            </w:pPr>
            <w:r w:rsidRPr="00B61B59">
              <w:t>Unique lambda–seed combinations</w:t>
            </w:r>
          </w:p>
        </w:tc>
        <w:tc>
          <w:tcPr>
            <w:tcW w:w="2947" w:type="dxa"/>
            <w:vAlign w:val="center"/>
            <w:hideMark/>
          </w:tcPr>
          <w:p w14:paraId="0A748EEC" w14:textId="77777777" w:rsidR="007A4E3D" w:rsidRPr="00B61B59" w:rsidRDefault="007A4E3D" w:rsidP="00484281">
            <w:pPr>
              <w:jc w:val="center"/>
            </w:pPr>
            <w:r w:rsidRPr="00B61B59">
              <w:t>60</w:t>
            </w:r>
          </w:p>
        </w:tc>
        <w:tc>
          <w:tcPr>
            <w:tcW w:w="2778" w:type="dxa"/>
            <w:vAlign w:val="center"/>
            <w:hideMark/>
          </w:tcPr>
          <w:p w14:paraId="349BA1AB" w14:textId="77777777" w:rsidR="007A4E3D" w:rsidRPr="00B61B59" w:rsidRDefault="007A4E3D" w:rsidP="00484281">
            <w:pPr>
              <w:jc w:val="center"/>
            </w:pPr>
            <w:r w:rsidRPr="00B61B59">
              <w:t>60</w:t>
            </w:r>
          </w:p>
        </w:tc>
      </w:tr>
      <w:tr w:rsidR="007A4E3D" w:rsidRPr="00437F6E" w14:paraId="4F6BD2A9" w14:textId="77777777" w:rsidTr="00484281">
        <w:trPr>
          <w:tblCellSpacing w:w="15" w:type="dxa"/>
        </w:trPr>
        <w:tc>
          <w:tcPr>
            <w:tcW w:w="2785" w:type="dxa"/>
            <w:vAlign w:val="center"/>
            <w:hideMark/>
          </w:tcPr>
          <w:p w14:paraId="7D6D185C" w14:textId="77777777" w:rsidR="007A4E3D" w:rsidRPr="00B61B59" w:rsidRDefault="007A4E3D" w:rsidP="00484281">
            <w:pPr>
              <w:jc w:val="center"/>
            </w:pPr>
            <w:r w:rsidRPr="00B61B59">
              <w:t>Duplicate combinations</w:t>
            </w:r>
          </w:p>
        </w:tc>
        <w:tc>
          <w:tcPr>
            <w:tcW w:w="2947" w:type="dxa"/>
            <w:vAlign w:val="center"/>
            <w:hideMark/>
          </w:tcPr>
          <w:p w14:paraId="5D4C80A6" w14:textId="77777777" w:rsidR="007A4E3D" w:rsidRPr="00B61B59" w:rsidRDefault="007A4E3D" w:rsidP="00484281">
            <w:pPr>
              <w:jc w:val="center"/>
            </w:pPr>
            <w:r w:rsidRPr="00B61B59">
              <w:t>0</w:t>
            </w:r>
          </w:p>
        </w:tc>
        <w:tc>
          <w:tcPr>
            <w:tcW w:w="2778" w:type="dxa"/>
            <w:vAlign w:val="center"/>
            <w:hideMark/>
          </w:tcPr>
          <w:p w14:paraId="5AF04AA0" w14:textId="77777777" w:rsidR="007A4E3D" w:rsidRPr="00B61B59" w:rsidRDefault="007A4E3D" w:rsidP="00484281">
            <w:pPr>
              <w:jc w:val="center"/>
            </w:pPr>
            <w:r w:rsidRPr="00B61B59">
              <w:t>0</w:t>
            </w:r>
          </w:p>
        </w:tc>
      </w:tr>
      <w:tr w:rsidR="007A4E3D" w:rsidRPr="00437F6E" w14:paraId="1A7C74AE" w14:textId="77777777" w:rsidTr="00484281">
        <w:trPr>
          <w:tblCellSpacing w:w="15" w:type="dxa"/>
        </w:trPr>
        <w:tc>
          <w:tcPr>
            <w:tcW w:w="2785" w:type="dxa"/>
            <w:vAlign w:val="center"/>
            <w:hideMark/>
          </w:tcPr>
          <w:p w14:paraId="767D84DE" w14:textId="77777777" w:rsidR="007A4E3D" w:rsidRPr="00B61B59" w:rsidRDefault="007A4E3D" w:rsidP="00484281">
            <w:pPr>
              <w:jc w:val="center"/>
            </w:pPr>
            <w:r w:rsidRPr="00B61B59">
              <w:t>Validation pass rate</w:t>
            </w:r>
          </w:p>
        </w:tc>
        <w:tc>
          <w:tcPr>
            <w:tcW w:w="2947" w:type="dxa"/>
            <w:vAlign w:val="center"/>
            <w:hideMark/>
          </w:tcPr>
          <w:p w14:paraId="485F32EE" w14:textId="77777777" w:rsidR="007A4E3D" w:rsidRPr="00B61B59" w:rsidRDefault="007A4E3D" w:rsidP="00484281">
            <w:pPr>
              <w:jc w:val="center"/>
            </w:pPr>
            <w:r w:rsidRPr="00B61B59">
              <w:t>100%</w:t>
            </w:r>
          </w:p>
        </w:tc>
        <w:tc>
          <w:tcPr>
            <w:tcW w:w="2778" w:type="dxa"/>
            <w:vAlign w:val="center"/>
            <w:hideMark/>
          </w:tcPr>
          <w:p w14:paraId="0731BF16" w14:textId="77777777" w:rsidR="007A4E3D" w:rsidRPr="00B61B59" w:rsidRDefault="007A4E3D" w:rsidP="00484281">
            <w:pPr>
              <w:jc w:val="center"/>
            </w:pPr>
            <w:r w:rsidRPr="00B61B59">
              <w:t>100%</w:t>
            </w:r>
          </w:p>
        </w:tc>
      </w:tr>
      <w:tr w:rsidR="007A4E3D" w:rsidRPr="00437F6E" w14:paraId="612B6968" w14:textId="77777777" w:rsidTr="00484281">
        <w:trPr>
          <w:tblCellSpacing w:w="15" w:type="dxa"/>
        </w:trPr>
        <w:tc>
          <w:tcPr>
            <w:tcW w:w="2785" w:type="dxa"/>
            <w:vAlign w:val="center"/>
            <w:hideMark/>
          </w:tcPr>
          <w:p w14:paraId="3394E7D7" w14:textId="77777777" w:rsidR="007A4E3D" w:rsidRPr="00B61B59" w:rsidRDefault="007A4E3D" w:rsidP="00484281">
            <w:pPr>
              <w:jc w:val="center"/>
            </w:pPr>
            <w:r w:rsidRPr="00B61B59">
              <w:t>Iterations per run</w:t>
            </w:r>
          </w:p>
        </w:tc>
        <w:tc>
          <w:tcPr>
            <w:tcW w:w="2947" w:type="dxa"/>
            <w:vAlign w:val="center"/>
            <w:hideMark/>
          </w:tcPr>
          <w:p w14:paraId="728EF885" w14:textId="77777777" w:rsidR="007A4E3D" w:rsidRPr="00B61B59" w:rsidRDefault="007A4E3D" w:rsidP="00484281">
            <w:pPr>
              <w:jc w:val="center"/>
            </w:pPr>
            <w:r w:rsidRPr="00B61B59">
              <w:t>301</w:t>
            </w:r>
          </w:p>
        </w:tc>
        <w:tc>
          <w:tcPr>
            <w:tcW w:w="2778" w:type="dxa"/>
            <w:vAlign w:val="center"/>
            <w:hideMark/>
          </w:tcPr>
          <w:p w14:paraId="71E10937" w14:textId="77777777" w:rsidR="007A4E3D" w:rsidRPr="00B61B59" w:rsidRDefault="007A4E3D" w:rsidP="00484281">
            <w:pPr>
              <w:jc w:val="center"/>
            </w:pPr>
            <w:r w:rsidRPr="00B61B59">
              <w:t>301</w:t>
            </w:r>
          </w:p>
        </w:tc>
      </w:tr>
      <w:tr w:rsidR="007A4E3D" w:rsidRPr="00437F6E" w14:paraId="772D3A56" w14:textId="77777777" w:rsidTr="00484281">
        <w:trPr>
          <w:tblCellSpacing w:w="15" w:type="dxa"/>
        </w:trPr>
        <w:tc>
          <w:tcPr>
            <w:tcW w:w="2785" w:type="dxa"/>
            <w:vAlign w:val="center"/>
            <w:hideMark/>
          </w:tcPr>
          <w:p w14:paraId="5977A04F" w14:textId="77777777" w:rsidR="007A4E3D" w:rsidRPr="00B61B59" w:rsidRDefault="007A4E3D" w:rsidP="00484281">
            <w:pPr>
              <w:jc w:val="center"/>
            </w:pPr>
            <w:r w:rsidRPr="00B61B59">
              <w:t>Total recorded runtime</w:t>
            </w:r>
          </w:p>
        </w:tc>
        <w:tc>
          <w:tcPr>
            <w:tcW w:w="2947" w:type="dxa"/>
            <w:vAlign w:val="center"/>
            <w:hideMark/>
          </w:tcPr>
          <w:p w14:paraId="5D4DD542" w14:textId="77777777" w:rsidR="007A4E3D" w:rsidRPr="00B61B59" w:rsidRDefault="007A4E3D" w:rsidP="00484281">
            <w:pPr>
              <w:jc w:val="center"/>
            </w:pPr>
            <w:r w:rsidRPr="00B61B59">
              <w:t>Approximately 2.56 hours</w:t>
            </w:r>
          </w:p>
        </w:tc>
        <w:tc>
          <w:tcPr>
            <w:tcW w:w="2778" w:type="dxa"/>
            <w:vAlign w:val="center"/>
            <w:hideMark/>
          </w:tcPr>
          <w:p w14:paraId="0DFB27A9" w14:textId="77777777" w:rsidR="007A4E3D" w:rsidRPr="00B61B59" w:rsidRDefault="007A4E3D" w:rsidP="00484281">
            <w:pPr>
              <w:jc w:val="center"/>
            </w:pPr>
            <w:r w:rsidRPr="00B61B59">
              <w:t>Approximately 2.46 hours</w:t>
            </w:r>
          </w:p>
        </w:tc>
      </w:tr>
      <w:tr w:rsidR="007A4E3D" w:rsidRPr="00437F6E" w14:paraId="09F03959" w14:textId="77777777" w:rsidTr="00484281">
        <w:trPr>
          <w:tblCellSpacing w:w="15" w:type="dxa"/>
        </w:trPr>
        <w:tc>
          <w:tcPr>
            <w:tcW w:w="2785" w:type="dxa"/>
            <w:vAlign w:val="center"/>
            <w:hideMark/>
          </w:tcPr>
          <w:p w14:paraId="1D23DB12" w14:textId="77777777" w:rsidR="007A4E3D" w:rsidRPr="00B61B59" w:rsidRDefault="007A4E3D" w:rsidP="00484281">
            <w:pPr>
              <w:jc w:val="center"/>
            </w:pPr>
            <w:r w:rsidRPr="00B61B59">
              <w:t>Stopping condition</w:t>
            </w:r>
          </w:p>
        </w:tc>
        <w:tc>
          <w:tcPr>
            <w:tcW w:w="2947" w:type="dxa"/>
            <w:vAlign w:val="center"/>
            <w:hideMark/>
          </w:tcPr>
          <w:p w14:paraId="039815B0" w14:textId="77777777" w:rsidR="007A4E3D" w:rsidRPr="00B61B59" w:rsidRDefault="007A4E3D" w:rsidP="00484281">
            <w:pPr>
              <w:jc w:val="center"/>
            </w:pPr>
            <w:r w:rsidRPr="00B61B59">
              <w:t>Iteration limit</w:t>
            </w:r>
          </w:p>
        </w:tc>
        <w:tc>
          <w:tcPr>
            <w:tcW w:w="2778" w:type="dxa"/>
            <w:vAlign w:val="center"/>
            <w:hideMark/>
          </w:tcPr>
          <w:p w14:paraId="7C84B3BC" w14:textId="77777777" w:rsidR="007A4E3D" w:rsidRPr="00B61B59" w:rsidRDefault="007A4E3D" w:rsidP="00484281">
            <w:pPr>
              <w:jc w:val="center"/>
            </w:pPr>
            <w:r w:rsidRPr="00B61B59">
              <w:t>Iteration limit</w:t>
            </w:r>
          </w:p>
        </w:tc>
      </w:tr>
    </w:tbl>
    <w:p w14:paraId="5FD4BD28" w14:textId="77777777" w:rsidR="007A4E3D" w:rsidRPr="00B61B59" w:rsidRDefault="007A4E3D" w:rsidP="007A4E3D">
      <w:pPr>
        <w:spacing w:before="100" w:beforeAutospacing="1" w:after="100" w:afterAutospacing="1"/>
        <w:rPr>
          <w:lang w:val="vi-VN"/>
        </w:rPr>
      </w:pPr>
      <w:r>
        <w:t>The completion and validation checks were performed before comparing objective values. This reduced the risk of drawing conclusions from incomplete, duplicated, or infeasible outputs.</w:t>
      </w:r>
    </w:p>
    <w:p w14:paraId="7F699FB6" w14:textId="77777777" w:rsidR="007A4E3D" w:rsidRPr="00A13EF9" w:rsidRDefault="007A4E3D" w:rsidP="007A4E3D">
      <w:pPr>
        <w:pStyle w:val="Heading2"/>
        <w:spacing w:before="100" w:beforeAutospacing="1" w:after="100" w:afterAutospacing="1" w:line="278" w:lineRule="auto"/>
        <w:rPr>
          <w:rFonts w:ascii="Times New Roman" w:eastAsia="SimSun" w:hAnsi="Times New Roman" w:cs="Times New Roman"/>
          <w:color w:val="auto"/>
          <w:sz w:val="32"/>
          <w:szCs w:val="32"/>
          <w:lang w:val="vi-VN" w:eastAsia="zh-CN"/>
        </w:rPr>
      </w:pPr>
      <w:bookmarkStart w:id="53" w:name="_Toc232010431"/>
      <w:r w:rsidRPr="00B61B59">
        <w:rPr>
          <w:rFonts w:ascii="Times New Roman" w:eastAsia="SimSun" w:hAnsi="Times New Roman" w:cs="Times New Roman"/>
          <w:color w:val="auto"/>
          <w:sz w:val="32"/>
          <w:szCs w:val="32"/>
          <w:lang w:eastAsia="zh-CN"/>
        </w:rPr>
        <w:t xml:space="preserve">6.4 </w:t>
      </w:r>
      <w:r w:rsidRPr="00786AB8">
        <w:rPr>
          <w:rFonts w:ascii="Times New Roman" w:eastAsia="SimSun" w:hAnsi="Times New Roman" w:cs="Times New Roman"/>
          <w:color w:val="auto"/>
          <w:sz w:val="32"/>
          <w:szCs w:val="32"/>
          <w:lang w:eastAsia="zh-CN"/>
        </w:rPr>
        <w:t>C101-Derived ALNS Results</w:t>
      </w:r>
      <w:bookmarkEnd w:id="53"/>
    </w:p>
    <w:p w14:paraId="122116CF" w14:textId="77777777" w:rsidR="007A4E3D" w:rsidRPr="00437F6E" w:rsidRDefault="007A4E3D" w:rsidP="007A4E3D">
      <w:pPr>
        <w:spacing w:before="100" w:beforeAutospacing="1" w:after="100" w:afterAutospacing="1"/>
      </w:pPr>
      <w:r w:rsidRPr="00437F6E">
        <w:rPr>
          <w:b/>
          <w:bCs/>
        </w:rPr>
        <w:t xml:space="preserve">Table 18. </w:t>
      </w:r>
      <w:r w:rsidRPr="00A13EF9">
        <w:t>C101-derived ALNS results by lambda.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6"/>
        <w:gridCol w:w="614"/>
        <w:gridCol w:w="883"/>
        <w:gridCol w:w="907"/>
        <w:gridCol w:w="640"/>
        <w:gridCol w:w="1110"/>
        <w:gridCol w:w="1128"/>
        <w:gridCol w:w="1086"/>
        <w:gridCol w:w="740"/>
        <w:gridCol w:w="1006"/>
      </w:tblGrid>
      <w:tr w:rsidR="007A4E3D" w:rsidRPr="00437F6E" w14:paraId="3328D1A4" w14:textId="77777777" w:rsidTr="00484281">
        <w:trPr>
          <w:tblHeader/>
          <w:tblCellSpacing w:w="15" w:type="dxa"/>
        </w:trPr>
        <w:tc>
          <w:tcPr>
            <w:tcW w:w="0" w:type="auto"/>
            <w:shd w:val="clear" w:color="auto" w:fill="DBE5F1" w:themeFill="accent1" w:themeFillTint="33"/>
            <w:vAlign w:val="center"/>
            <w:hideMark/>
          </w:tcPr>
          <w:p w14:paraId="7BDA41B4" w14:textId="77777777" w:rsidR="007A4E3D" w:rsidRPr="00A13EF9" w:rsidRDefault="007A4E3D" w:rsidP="00484281">
            <w:pPr>
              <w:jc w:val="center"/>
              <w:rPr>
                <w:b/>
                <w:bCs/>
              </w:rPr>
            </w:pPr>
            <m:oMathPara>
              <m:oMath>
                <m:r>
                  <m:rPr>
                    <m:sty m:val="bi"/>
                  </m:rPr>
                  <w:rPr>
                    <w:rFonts w:ascii="Cambria Math" w:hAnsi="Cambria Math"/>
                    <w:lang w:val="vi-VN"/>
                  </w:rPr>
                  <w:lastRenderedPageBreak/>
                  <m:t>λ</m:t>
                </m:r>
              </m:oMath>
            </m:oMathPara>
          </w:p>
        </w:tc>
        <w:tc>
          <w:tcPr>
            <w:tcW w:w="0" w:type="auto"/>
            <w:shd w:val="clear" w:color="auto" w:fill="DBE5F1" w:themeFill="accent1" w:themeFillTint="33"/>
            <w:vAlign w:val="center"/>
            <w:hideMark/>
          </w:tcPr>
          <w:p w14:paraId="7F17855B" w14:textId="77777777" w:rsidR="007A4E3D" w:rsidRPr="00A13EF9" w:rsidRDefault="007A4E3D" w:rsidP="00484281">
            <w:pPr>
              <w:jc w:val="center"/>
              <w:rPr>
                <w:b/>
                <w:bCs/>
              </w:rPr>
            </w:pPr>
            <w:r w:rsidRPr="00A13EF9">
              <w:rPr>
                <w:b/>
                <w:bCs/>
              </w:rPr>
              <w:t>Runs</w:t>
            </w:r>
          </w:p>
        </w:tc>
        <w:tc>
          <w:tcPr>
            <w:tcW w:w="0" w:type="auto"/>
            <w:shd w:val="clear" w:color="auto" w:fill="DBE5F1" w:themeFill="accent1" w:themeFillTint="33"/>
            <w:vAlign w:val="center"/>
            <w:hideMark/>
          </w:tcPr>
          <w:p w14:paraId="4463F4B6" w14:textId="77777777" w:rsidR="007A4E3D" w:rsidRPr="00A13EF9" w:rsidRDefault="007A4E3D" w:rsidP="00484281">
            <w:pPr>
              <w:jc w:val="center"/>
              <w:rPr>
                <w:b/>
                <w:bCs/>
              </w:rPr>
            </w:pPr>
            <w:r w:rsidRPr="00A13EF9">
              <w:rPr>
                <w:b/>
                <w:bCs/>
              </w:rPr>
              <w:t>Mean cost</w:t>
            </w:r>
          </w:p>
        </w:tc>
        <w:tc>
          <w:tcPr>
            <w:tcW w:w="0" w:type="auto"/>
            <w:shd w:val="clear" w:color="auto" w:fill="DBE5F1" w:themeFill="accent1" w:themeFillTint="33"/>
            <w:vAlign w:val="center"/>
            <w:hideMark/>
          </w:tcPr>
          <w:p w14:paraId="49AFBF4F" w14:textId="77777777" w:rsidR="007A4E3D" w:rsidRPr="00A13EF9" w:rsidRDefault="007A4E3D" w:rsidP="00484281">
            <w:pPr>
              <w:jc w:val="center"/>
              <w:rPr>
                <w:b/>
                <w:bCs/>
              </w:rPr>
            </w:pPr>
            <w:r w:rsidRPr="00A13EF9">
              <w:rPr>
                <w:b/>
                <w:bCs/>
              </w:rPr>
              <w:t>Median cost</w:t>
            </w:r>
          </w:p>
        </w:tc>
        <w:tc>
          <w:tcPr>
            <w:tcW w:w="0" w:type="auto"/>
            <w:shd w:val="clear" w:color="auto" w:fill="DBE5F1" w:themeFill="accent1" w:themeFillTint="33"/>
            <w:vAlign w:val="center"/>
            <w:hideMark/>
          </w:tcPr>
          <w:p w14:paraId="764B27B1" w14:textId="77777777" w:rsidR="007A4E3D" w:rsidRPr="00A13EF9" w:rsidRDefault="007A4E3D" w:rsidP="00484281">
            <w:pPr>
              <w:jc w:val="center"/>
              <w:rPr>
                <w:b/>
                <w:bCs/>
              </w:rPr>
            </w:pPr>
            <w:r w:rsidRPr="00A13EF9">
              <w:rPr>
                <w:b/>
                <w:bCs/>
              </w:rPr>
              <w:t>SD cost</w:t>
            </w:r>
          </w:p>
        </w:tc>
        <w:tc>
          <w:tcPr>
            <w:tcW w:w="0" w:type="auto"/>
            <w:shd w:val="clear" w:color="auto" w:fill="DBE5F1" w:themeFill="accent1" w:themeFillTint="33"/>
            <w:vAlign w:val="center"/>
            <w:hideMark/>
          </w:tcPr>
          <w:p w14:paraId="3C3EA404" w14:textId="77777777" w:rsidR="007A4E3D" w:rsidRPr="00A13EF9" w:rsidRDefault="007A4E3D" w:rsidP="00484281">
            <w:pPr>
              <w:jc w:val="center"/>
              <w:rPr>
                <w:b/>
                <w:bCs/>
              </w:rPr>
            </w:pPr>
            <w:r w:rsidRPr="00A13EF9">
              <w:rPr>
                <w:b/>
                <w:bCs/>
              </w:rPr>
              <w:t>Mean emissions</w:t>
            </w:r>
          </w:p>
        </w:tc>
        <w:tc>
          <w:tcPr>
            <w:tcW w:w="0" w:type="auto"/>
            <w:shd w:val="clear" w:color="auto" w:fill="DBE5F1" w:themeFill="accent1" w:themeFillTint="33"/>
            <w:vAlign w:val="center"/>
            <w:hideMark/>
          </w:tcPr>
          <w:p w14:paraId="4A270AE3" w14:textId="77777777" w:rsidR="007A4E3D" w:rsidRPr="00A13EF9" w:rsidRDefault="007A4E3D" w:rsidP="00484281">
            <w:pPr>
              <w:jc w:val="center"/>
              <w:rPr>
                <w:b/>
                <w:bCs/>
              </w:rPr>
            </w:pPr>
            <w:r w:rsidRPr="00A13EF9">
              <w:rPr>
                <w:b/>
                <w:bCs/>
              </w:rPr>
              <w:t>Median emissions</w:t>
            </w:r>
          </w:p>
        </w:tc>
        <w:tc>
          <w:tcPr>
            <w:tcW w:w="0" w:type="auto"/>
            <w:shd w:val="clear" w:color="auto" w:fill="DBE5F1" w:themeFill="accent1" w:themeFillTint="33"/>
            <w:vAlign w:val="center"/>
            <w:hideMark/>
          </w:tcPr>
          <w:p w14:paraId="56D993B6" w14:textId="77777777" w:rsidR="007A4E3D" w:rsidRPr="00A13EF9" w:rsidRDefault="007A4E3D" w:rsidP="00484281">
            <w:pPr>
              <w:jc w:val="center"/>
              <w:rPr>
                <w:b/>
                <w:bCs/>
              </w:rPr>
            </w:pPr>
            <w:r w:rsidRPr="00A13EF9">
              <w:rPr>
                <w:b/>
                <w:bCs/>
              </w:rPr>
              <w:t>SD emissions</w:t>
            </w:r>
          </w:p>
        </w:tc>
        <w:tc>
          <w:tcPr>
            <w:tcW w:w="0" w:type="auto"/>
            <w:shd w:val="clear" w:color="auto" w:fill="DBE5F1" w:themeFill="accent1" w:themeFillTint="33"/>
            <w:vAlign w:val="center"/>
            <w:hideMark/>
          </w:tcPr>
          <w:p w14:paraId="74048082" w14:textId="77777777" w:rsidR="007A4E3D" w:rsidRPr="00A13EF9" w:rsidRDefault="007A4E3D" w:rsidP="00484281">
            <w:pPr>
              <w:jc w:val="center"/>
              <w:rPr>
                <w:b/>
                <w:bCs/>
              </w:rPr>
            </w:pPr>
            <w:r w:rsidRPr="00A13EF9">
              <w:rPr>
                <w:b/>
                <w:bCs/>
              </w:rPr>
              <w:t xml:space="preserve">Mean </w:t>
            </w:r>
            <w:r w:rsidRPr="00417E5F">
              <w:rPr>
                <w:rFonts w:ascii="Cambria Math" w:hAnsi="Cambria Math"/>
                <w:b/>
                <w:bCs/>
              </w:rPr>
              <w:br/>
            </w:r>
            <m:oMathPara>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λ</m:t>
                    </m:r>
                  </m:sub>
                </m:sSub>
              </m:oMath>
            </m:oMathPara>
          </w:p>
        </w:tc>
        <w:tc>
          <w:tcPr>
            <w:tcW w:w="0" w:type="auto"/>
            <w:shd w:val="clear" w:color="auto" w:fill="DBE5F1" w:themeFill="accent1" w:themeFillTint="33"/>
            <w:vAlign w:val="center"/>
            <w:hideMark/>
          </w:tcPr>
          <w:p w14:paraId="6BC301CC" w14:textId="77777777" w:rsidR="007A4E3D" w:rsidRPr="00A13EF9" w:rsidRDefault="007A4E3D" w:rsidP="00484281">
            <w:pPr>
              <w:jc w:val="center"/>
              <w:rPr>
                <w:b/>
                <w:bCs/>
              </w:rPr>
            </w:pPr>
            <w:r w:rsidRPr="00A13EF9">
              <w:rPr>
                <w:b/>
                <w:bCs/>
              </w:rPr>
              <w:t>Mean runtime (s)</w:t>
            </w:r>
          </w:p>
        </w:tc>
      </w:tr>
      <w:tr w:rsidR="007A4E3D" w:rsidRPr="00437F6E" w14:paraId="2549E948" w14:textId="77777777" w:rsidTr="00484281">
        <w:trPr>
          <w:tblCellSpacing w:w="15" w:type="dxa"/>
        </w:trPr>
        <w:tc>
          <w:tcPr>
            <w:tcW w:w="0" w:type="auto"/>
            <w:vAlign w:val="center"/>
            <w:hideMark/>
          </w:tcPr>
          <w:p w14:paraId="3FFF5506" w14:textId="77777777" w:rsidR="007A4E3D" w:rsidRPr="00A13EF9" w:rsidRDefault="007A4E3D" w:rsidP="00484281">
            <w:pPr>
              <w:jc w:val="center"/>
            </w:pPr>
            <w:r w:rsidRPr="00A13EF9">
              <w:t>0.00</w:t>
            </w:r>
          </w:p>
        </w:tc>
        <w:tc>
          <w:tcPr>
            <w:tcW w:w="0" w:type="auto"/>
            <w:vAlign w:val="center"/>
            <w:hideMark/>
          </w:tcPr>
          <w:p w14:paraId="416D95DB" w14:textId="77777777" w:rsidR="007A4E3D" w:rsidRPr="00A13EF9" w:rsidRDefault="007A4E3D" w:rsidP="00484281">
            <w:pPr>
              <w:jc w:val="center"/>
            </w:pPr>
            <w:r w:rsidRPr="00A13EF9">
              <w:t>12</w:t>
            </w:r>
          </w:p>
        </w:tc>
        <w:tc>
          <w:tcPr>
            <w:tcW w:w="0" w:type="auto"/>
            <w:vAlign w:val="center"/>
            <w:hideMark/>
          </w:tcPr>
          <w:p w14:paraId="241AC1C3" w14:textId="77777777" w:rsidR="007A4E3D" w:rsidRPr="00A13EF9" w:rsidRDefault="007A4E3D" w:rsidP="00484281">
            <w:pPr>
              <w:jc w:val="center"/>
            </w:pPr>
            <w:r w:rsidRPr="00A13EF9">
              <w:t>143.573</w:t>
            </w:r>
          </w:p>
        </w:tc>
        <w:tc>
          <w:tcPr>
            <w:tcW w:w="0" w:type="auto"/>
            <w:vAlign w:val="center"/>
            <w:hideMark/>
          </w:tcPr>
          <w:p w14:paraId="31880918" w14:textId="77777777" w:rsidR="007A4E3D" w:rsidRPr="00A13EF9" w:rsidRDefault="007A4E3D" w:rsidP="00484281">
            <w:pPr>
              <w:jc w:val="center"/>
            </w:pPr>
            <w:r w:rsidRPr="00A13EF9">
              <w:t>142.764</w:t>
            </w:r>
          </w:p>
        </w:tc>
        <w:tc>
          <w:tcPr>
            <w:tcW w:w="0" w:type="auto"/>
            <w:vAlign w:val="center"/>
            <w:hideMark/>
          </w:tcPr>
          <w:p w14:paraId="4AD19A7C" w14:textId="77777777" w:rsidR="007A4E3D" w:rsidRPr="00A13EF9" w:rsidRDefault="007A4E3D" w:rsidP="00484281">
            <w:pPr>
              <w:jc w:val="center"/>
            </w:pPr>
            <w:r w:rsidRPr="00A13EF9">
              <w:t>3.635</w:t>
            </w:r>
          </w:p>
        </w:tc>
        <w:tc>
          <w:tcPr>
            <w:tcW w:w="0" w:type="auto"/>
            <w:vAlign w:val="center"/>
            <w:hideMark/>
          </w:tcPr>
          <w:p w14:paraId="66206CCC" w14:textId="77777777" w:rsidR="007A4E3D" w:rsidRPr="00A13EF9" w:rsidRDefault="007A4E3D" w:rsidP="00484281">
            <w:pPr>
              <w:jc w:val="center"/>
            </w:pPr>
            <w:r w:rsidRPr="00A13EF9">
              <w:t>461.267</w:t>
            </w:r>
          </w:p>
        </w:tc>
        <w:tc>
          <w:tcPr>
            <w:tcW w:w="0" w:type="auto"/>
            <w:vAlign w:val="center"/>
            <w:hideMark/>
          </w:tcPr>
          <w:p w14:paraId="04FAC194" w14:textId="77777777" w:rsidR="007A4E3D" w:rsidRPr="00A13EF9" w:rsidRDefault="007A4E3D" w:rsidP="00484281">
            <w:pPr>
              <w:jc w:val="center"/>
            </w:pPr>
            <w:r w:rsidRPr="00A13EF9">
              <w:t>461.625</w:t>
            </w:r>
          </w:p>
        </w:tc>
        <w:tc>
          <w:tcPr>
            <w:tcW w:w="0" w:type="auto"/>
            <w:vAlign w:val="center"/>
            <w:hideMark/>
          </w:tcPr>
          <w:p w14:paraId="22E0FAB9" w14:textId="77777777" w:rsidR="007A4E3D" w:rsidRPr="00A13EF9" w:rsidRDefault="007A4E3D" w:rsidP="00484281">
            <w:pPr>
              <w:jc w:val="center"/>
            </w:pPr>
            <w:r w:rsidRPr="00A13EF9">
              <w:t>12.395</w:t>
            </w:r>
          </w:p>
        </w:tc>
        <w:tc>
          <w:tcPr>
            <w:tcW w:w="0" w:type="auto"/>
            <w:vAlign w:val="center"/>
            <w:hideMark/>
          </w:tcPr>
          <w:p w14:paraId="2BFF4846" w14:textId="77777777" w:rsidR="007A4E3D" w:rsidRPr="00A13EF9" w:rsidRDefault="007A4E3D" w:rsidP="00484281">
            <w:pPr>
              <w:jc w:val="center"/>
            </w:pPr>
            <w:r w:rsidRPr="00A13EF9">
              <w:t>3.3326</w:t>
            </w:r>
          </w:p>
        </w:tc>
        <w:tc>
          <w:tcPr>
            <w:tcW w:w="0" w:type="auto"/>
            <w:vAlign w:val="center"/>
            <w:hideMark/>
          </w:tcPr>
          <w:p w14:paraId="7B8480B0" w14:textId="77777777" w:rsidR="007A4E3D" w:rsidRPr="00A13EF9" w:rsidRDefault="007A4E3D" w:rsidP="00484281">
            <w:pPr>
              <w:jc w:val="center"/>
            </w:pPr>
            <w:r w:rsidRPr="00A13EF9">
              <w:t>149.2</w:t>
            </w:r>
          </w:p>
        </w:tc>
      </w:tr>
      <w:tr w:rsidR="007A4E3D" w:rsidRPr="00437F6E" w14:paraId="2301812D" w14:textId="77777777" w:rsidTr="00484281">
        <w:trPr>
          <w:tblCellSpacing w:w="15" w:type="dxa"/>
        </w:trPr>
        <w:tc>
          <w:tcPr>
            <w:tcW w:w="0" w:type="auto"/>
            <w:vAlign w:val="center"/>
            <w:hideMark/>
          </w:tcPr>
          <w:p w14:paraId="1F87470D" w14:textId="77777777" w:rsidR="007A4E3D" w:rsidRPr="00A13EF9" w:rsidRDefault="007A4E3D" w:rsidP="00484281">
            <w:pPr>
              <w:jc w:val="center"/>
            </w:pPr>
            <w:r w:rsidRPr="00A13EF9">
              <w:t>0.25</w:t>
            </w:r>
          </w:p>
        </w:tc>
        <w:tc>
          <w:tcPr>
            <w:tcW w:w="0" w:type="auto"/>
            <w:vAlign w:val="center"/>
            <w:hideMark/>
          </w:tcPr>
          <w:p w14:paraId="23BD73AC" w14:textId="77777777" w:rsidR="007A4E3D" w:rsidRPr="00A13EF9" w:rsidRDefault="007A4E3D" w:rsidP="00484281">
            <w:pPr>
              <w:jc w:val="center"/>
            </w:pPr>
            <w:r w:rsidRPr="00A13EF9">
              <w:t>12</w:t>
            </w:r>
          </w:p>
        </w:tc>
        <w:tc>
          <w:tcPr>
            <w:tcW w:w="0" w:type="auto"/>
            <w:vAlign w:val="center"/>
            <w:hideMark/>
          </w:tcPr>
          <w:p w14:paraId="360B5EEF" w14:textId="77777777" w:rsidR="007A4E3D" w:rsidRPr="00A13EF9" w:rsidRDefault="007A4E3D" w:rsidP="00484281">
            <w:pPr>
              <w:jc w:val="center"/>
            </w:pPr>
            <w:r w:rsidRPr="00A13EF9">
              <w:t>141.990</w:t>
            </w:r>
          </w:p>
        </w:tc>
        <w:tc>
          <w:tcPr>
            <w:tcW w:w="0" w:type="auto"/>
            <w:vAlign w:val="center"/>
            <w:hideMark/>
          </w:tcPr>
          <w:p w14:paraId="6D45BB4E" w14:textId="77777777" w:rsidR="007A4E3D" w:rsidRPr="00A13EF9" w:rsidRDefault="007A4E3D" w:rsidP="00484281">
            <w:pPr>
              <w:jc w:val="center"/>
            </w:pPr>
            <w:r w:rsidRPr="00A13EF9">
              <w:t>141.309</w:t>
            </w:r>
          </w:p>
        </w:tc>
        <w:tc>
          <w:tcPr>
            <w:tcW w:w="0" w:type="auto"/>
            <w:vAlign w:val="center"/>
            <w:hideMark/>
          </w:tcPr>
          <w:p w14:paraId="272FA04A" w14:textId="77777777" w:rsidR="007A4E3D" w:rsidRPr="00A13EF9" w:rsidRDefault="007A4E3D" w:rsidP="00484281">
            <w:pPr>
              <w:jc w:val="center"/>
            </w:pPr>
            <w:r w:rsidRPr="00A13EF9">
              <w:t>1.959</w:t>
            </w:r>
          </w:p>
        </w:tc>
        <w:tc>
          <w:tcPr>
            <w:tcW w:w="0" w:type="auto"/>
            <w:vAlign w:val="center"/>
            <w:hideMark/>
          </w:tcPr>
          <w:p w14:paraId="69250196" w14:textId="77777777" w:rsidR="007A4E3D" w:rsidRPr="00A13EF9" w:rsidRDefault="007A4E3D" w:rsidP="00484281">
            <w:pPr>
              <w:jc w:val="center"/>
            </w:pPr>
            <w:r w:rsidRPr="00A13EF9">
              <w:t>456.464</w:t>
            </w:r>
          </w:p>
        </w:tc>
        <w:tc>
          <w:tcPr>
            <w:tcW w:w="0" w:type="auto"/>
            <w:vAlign w:val="center"/>
            <w:hideMark/>
          </w:tcPr>
          <w:p w14:paraId="4BBAB501" w14:textId="77777777" w:rsidR="007A4E3D" w:rsidRPr="00A13EF9" w:rsidRDefault="007A4E3D" w:rsidP="00484281">
            <w:pPr>
              <w:jc w:val="center"/>
            </w:pPr>
            <w:r w:rsidRPr="00A13EF9">
              <w:t>456.744</w:t>
            </w:r>
          </w:p>
        </w:tc>
        <w:tc>
          <w:tcPr>
            <w:tcW w:w="0" w:type="auto"/>
            <w:vAlign w:val="center"/>
            <w:hideMark/>
          </w:tcPr>
          <w:p w14:paraId="54BEB536" w14:textId="77777777" w:rsidR="007A4E3D" w:rsidRPr="00A13EF9" w:rsidRDefault="007A4E3D" w:rsidP="00484281">
            <w:pPr>
              <w:jc w:val="center"/>
            </w:pPr>
            <w:r w:rsidRPr="00A13EF9">
              <w:t>7.488</w:t>
            </w:r>
          </w:p>
        </w:tc>
        <w:tc>
          <w:tcPr>
            <w:tcW w:w="0" w:type="auto"/>
            <w:vAlign w:val="center"/>
            <w:hideMark/>
          </w:tcPr>
          <w:p w14:paraId="333ACE41" w14:textId="77777777" w:rsidR="007A4E3D" w:rsidRPr="00A13EF9" w:rsidRDefault="007A4E3D" w:rsidP="00484281">
            <w:pPr>
              <w:jc w:val="center"/>
            </w:pPr>
            <w:r w:rsidRPr="00A13EF9">
              <w:t>2.2412</w:t>
            </w:r>
          </w:p>
        </w:tc>
        <w:tc>
          <w:tcPr>
            <w:tcW w:w="0" w:type="auto"/>
            <w:vAlign w:val="center"/>
            <w:hideMark/>
          </w:tcPr>
          <w:p w14:paraId="72077431" w14:textId="77777777" w:rsidR="007A4E3D" w:rsidRPr="00A13EF9" w:rsidRDefault="007A4E3D" w:rsidP="00484281">
            <w:pPr>
              <w:jc w:val="center"/>
            </w:pPr>
            <w:r w:rsidRPr="00A13EF9">
              <w:t>149.3</w:t>
            </w:r>
          </w:p>
        </w:tc>
      </w:tr>
      <w:tr w:rsidR="007A4E3D" w:rsidRPr="00437F6E" w14:paraId="3992CD42" w14:textId="77777777" w:rsidTr="00484281">
        <w:trPr>
          <w:tblCellSpacing w:w="15" w:type="dxa"/>
        </w:trPr>
        <w:tc>
          <w:tcPr>
            <w:tcW w:w="0" w:type="auto"/>
            <w:vAlign w:val="center"/>
            <w:hideMark/>
          </w:tcPr>
          <w:p w14:paraId="0BC55B1D" w14:textId="77777777" w:rsidR="007A4E3D" w:rsidRPr="00A13EF9" w:rsidRDefault="007A4E3D" w:rsidP="00484281">
            <w:pPr>
              <w:jc w:val="center"/>
            </w:pPr>
            <w:r w:rsidRPr="00A13EF9">
              <w:t>0.50</w:t>
            </w:r>
          </w:p>
        </w:tc>
        <w:tc>
          <w:tcPr>
            <w:tcW w:w="0" w:type="auto"/>
            <w:vAlign w:val="center"/>
            <w:hideMark/>
          </w:tcPr>
          <w:p w14:paraId="2D45311E" w14:textId="77777777" w:rsidR="007A4E3D" w:rsidRPr="00A13EF9" w:rsidRDefault="007A4E3D" w:rsidP="00484281">
            <w:pPr>
              <w:jc w:val="center"/>
            </w:pPr>
            <w:r w:rsidRPr="00A13EF9">
              <w:t>12</w:t>
            </w:r>
          </w:p>
        </w:tc>
        <w:tc>
          <w:tcPr>
            <w:tcW w:w="0" w:type="auto"/>
            <w:vAlign w:val="center"/>
            <w:hideMark/>
          </w:tcPr>
          <w:p w14:paraId="527A0D9C" w14:textId="77777777" w:rsidR="007A4E3D" w:rsidRPr="00A13EF9" w:rsidRDefault="007A4E3D" w:rsidP="00484281">
            <w:pPr>
              <w:jc w:val="center"/>
            </w:pPr>
            <w:r w:rsidRPr="00A13EF9">
              <w:t>141.355</w:t>
            </w:r>
          </w:p>
        </w:tc>
        <w:tc>
          <w:tcPr>
            <w:tcW w:w="0" w:type="auto"/>
            <w:vAlign w:val="center"/>
            <w:hideMark/>
          </w:tcPr>
          <w:p w14:paraId="2F68FEFA" w14:textId="77777777" w:rsidR="007A4E3D" w:rsidRPr="00A13EF9" w:rsidRDefault="007A4E3D" w:rsidP="00484281">
            <w:pPr>
              <w:jc w:val="center"/>
            </w:pPr>
            <w:r w:rsidRPr="00A13EF9">
              <w:t>140.818</w:t>
            </w:r>
          </w:p>
        </w:tc>
        <w:tc>
          <w:tcPr>
            <w:tcW w:w="0" w:type="auto"/>
            <w:vAlign w:val="center"/>
            <w:hideMark/>
          </w:tcPr>
          <w:p w14:paraId="6A0A8679" w14:textId="77777777" w:rsidR="007A4E3D" w:rsidRPr="00A13EF9" w:rsidRDefault="007A4E3D" w:rsidP="00484281">
            <w:pPr>
              <w:jc w:val="center"/>
            </w:pPr>
            <w:r w:rsidRPr="00A13EF9">
              <w:t>2.299</w:t>
            </w:r>
          </w:p>
        </w:tc>
        <w:tc>
          <w:tcPr>
            <w:tcW w:w="0" w:type="auto"/>
            <w:vAlign w:val="center"/>
            <w:hideMark/>
          </w:tcPr>
          <w:p w14:paraId="30D5BF01" w14:textId="77777777" w:rsidR="007A4E3D" w:rsidRPr="00A13EF9" w:rsidRDefault="007A4E3D" w:rsidP="00484281">
            <w:pPr>
              <w:jc w:val="center"/>
            </w:pPr>
            <w:r w:rsidRPr="00A13EF9">
              <w:t>454.591</w:t>
            </w:r>
          </w:p>
        </w:tc>
        <w:tc>
          <w:tcPr>
            <w:tcW w:w="0" w:type="auto"/>
            <w:vAlign w:val="center"/>
            <w:hideMark/>
          </w:tcPr>
          <w:p w14:paraId="130D442F" w14:textId="77777777" w:rsidR="007A4E3D" w:rsidRPr="00A13EF9" w:rsidRDefault="007A4E3D" w:rsidP="00484281">
            <w:pPr>
              <w:jc w:val="center"/>
            </w:pPr>
            <w:r w:rsidRPr="00A13EF9">
              <w:t>453.121</w:t>
            </w:r>
          </w:p>
        </w:tc>
        <w:tc>
          <w:tcPr>
            <w:tcW w:w="0" w:type="auto"/>
            <w:vAlign w:val="center"/>
            <w:hideMark/>
          </w:tcPr>
          <w:p w14:paraId="7EFD891A" w14:textId="77777777" w:rsidR="007A4E3D" w:rsidRPr="00A13EF9" w:rsidRDefault="007A4E3D" w:rsidP="00484281">
            <w:pPr>
              <w:jc w:val="center"/>
            </w:pPr>
            <w:r w:rsidRPr="00A13EF9">
              <w:t>7.900</w:t>
            </w:r>
          </w:p>
        </w:tc>
        <w:tc>
          <w:tcPr>
            <w:tcW w:w="0" w:type="auto"/>
            <w:vAlign w:val="center"/>
            <w:hideMark/>
          </w:tcPr>
          <w:p w14:paraId="5F8195F7" w14:textId="77777777" w:rsidR="007A4E3D" w:rsidRPr="00A13EF9" w:rsidRDefault="007A4E3D" w:rsidP="00484281">
            <w:pPr>
              <w:jc w:val="center"/>
            </w:pPr>
            <w:r w:rsidRPr="00A13EF9">
              <w:t>1.8102</w:t>
            </w:r>
          </w:p>
        </w:tc>
        <w:tc>
          <w:tcPr>
            <w:tcW w:w="0" w:type="auto"/>
            <w:vAlign w:val="center"/>
            <w:hideMark/>
          </w:tcPr>
          <w:p w14:paraId="096317C0" w14:textId="77777777" w:rsidR="007A4E3D" w:rsidRPr="00A13EF9" w:rsidRDefault="007A4E3D" w:rsidP="00484281">
            <w:pPr>
              <w:jc w:val="center"/>
            </w:pPr>
            <w:r w:rsidRPr="00A13EF9">
              <w:t>147.8</w:t>
            </w:r>
          </w:p>
        </w:tc>
      </w:tr>
      <w:tr w:rsidR="007A4E3D" w:rsidRPr="00437F6E" w14:paraId="7A094318" w14:textId="77777777" w:rsidTr="00484281">
        <w:trPr>
          <w:tblCellSpacing w:w="15" w:type="dxa"/>
        </w:trPr>
        <w:tc>
          <w:tcPr>
            <w:tcW w:w="0" w:type="auto"/>
            <w:vAlign w:val="center"/>
            <w:hideMark/>
          </w:tcPr>
          <w:p w14:paraId="4FD932C5" w14:textId="77777777" w:rsidR="007A4E3D" w:rsidRPr="00A13EF9" w:rsidRDefault="007A4E3D" w:rsidP="00484281">
            <w:pPr>
              <w:jc w:val="center"/>
            </w:pPr>
            <w:r w:rsidRPr="00A13EF9">
              <w:t>0.75</w:t>
            </w:r>
          </w:p>
        </w:tc>
        <w:tc>
          <w:tcPr>
            <w:tcW w:w="0" w:type="auto"/>
            <w:vAlign w:val="center"/>
            <w:hideMark/>
          </w:tcPr>
          <w:p w14:paraId="5A7D8894" w14:textId="77777777" w:rsidR="007A4E3D" w:rsidRPr="00A13EF9" w:rsidRDefault="007A4E3D" w:rsidP="00484281">
            <w:pPr>
              <w:jc w:val="center"/>
            </w:pPr>
            <w:r w:rsidRPr="00A13EF9">
              <w:t>12</w:t>
            </w:r>
          </w:p>
        </w:tc>
        <w:tc>
          <w:tcPr>
            <w:tcW w:w="0" w:type="auto"/>
            <w:vAlign w:val="center"/>
            <w:hideMark/>
          </w:tcPr>
          <w:p w14:paraId="1CED8DE1" w14:textId="77777777" w:rsidR="007A4E3D" w:rsidRPr="00A13EF9" w:rsidRDefault="007A4E3D" w:rsidP="00484281">
            <w:pPr>
              <w:jc w:val="center"/>
            </w:pPr>
            <w:r w:rsidRPr="00A13EF9">
              <w:t>141.894</w:t>
            </w:r>
          </w:p>
        </w:tc>
        <w:tc>
          <w:tcPr>
            <w:tcW w:w="0" w:type="auto"/>
            <w:vAlign w:val="center"/>
            <w:hideMark/>
          </w:tcPr>
          <w:p w14:paraId="6068AABB" w14:textId="77777777" w:rsidR="007A4E3D" w:rsidRPr="00A13EF9" w:rsidRDefault="007A4E3D" w:rsidP="00484281">
            <w:pPr>
              <w:jc w:val="center"/>
            </w:pPr>
            <w:r w:rsidRPr="00A13EF9">
              <w:t>141.230</w:t>
            </w:r>
          </w:p>
        </w:tc>
        <w:tc>
          <w:tcPr>
            <w:tcW w:w="0" w:type="auto"/>
            <w:vAlign w:val="center"/>
            <w:hideMark/>
          </w:tcPr>
          <w:p w14:paraId="2A6AB867" w14:textId="77777777" w:rsidR="007A4E3D" w:rsidRPr="00A13EF9" w:rsidRDefault="007A4E3D" w:rsidP="00484281">
            <w:pPr>
              <w:jc w:val="center"/>
            </w:pPr>
            <w:r w:rsidRPr="00A13EF9">
              <w:t>2.531</w:t>
            </w:r>
          </w:p>
        </w:tc>
        <w:tc>
          <w:tcPr>
            <w:tcW w:w="0" w:type="auto"/>
            <w:vAlign w:val="center"/>
            <w:hideMark/>
          </w:tcPr>
          <w:p w14:paraId="5B31138B" w14:textId="77777777" w:rsidR="007A4E3D" w:rsidRPr="00A13EF9" w:rsidRDefault="007A4E3D" w:rsidP="00484281">
            <w:pPr>
              <w:jc w:val="center"/>
            </w:pPr>
            <w:r w:rsidRPr="00A13EF9">
              <w:t>454.200</w:t>
            </w:r>
          </w:p>
        </w:tc>
        <w:tc>
          <w:tcPr>
            <w:tcW w:w="0" w:type="auto"/>
            <w:vAlign w:val="center"/>
            <w:hideMark/>
          </w:tcPr>
          <w:p w14:paraId="04C7AA52" w14:textId="77777777" w:rsidR="007A4E3D" w:rsidRPr="00A13EF9" w:rsidRDefault="007A4E3D" w:rsidP="00484281">
            <w:pPr>
              <w:jc w:val="center"/>
            </w:pPr>
            <w:r w:rsidRPr="00A13EF9">
              <w:t>450.491</w:t>
            </w:r>
          </w:p>
        </w:tc>
        <w:tc>
          <w:tcPr>
            <w:tcW w:w="0" w:type="auto"/>
            <w:vAlign w:val="center"/>
            <w:hideMark/>
          </w:tcPr>
          <w:p w14:paraId="7ADDB1B3" w14:textId="77777777" w:rsidR="007A4E3D" w:rsidRPr="00A13EF9" w:rsidRDefault="007A4E3D" w:rsidP="00484281">
            <w:pPr>
              <w:jc w:val="center"/>
            </w:pPr>
            <w:r w:rsidRPr="00A13EF9">
              <w:t>7.308</w:t>
            </w:r>
          </w:p>
        </w:tc>
        <w:tc>
          <w:tcPr>
            <w:tcW w:w="0" w:type="auto"/>
            <w:vAlign w:val="center"/>
            <w:hideMark/>
          </w:tcPr>
          <w:p w14:paraId="25F71CC9" w14:textId="77777777" w:rsidR="007A4E3D" w:rsidRPr="00A13EF9" w:rsidRDefault="007A4E3D" w:rsidP="00484281">
            <w:pPr>
              <w:jc w:val="center"/>
            </w:pPr>
            <w:r w:rsidRPr="00A13EF9">
              <w:t>1.8262</w:t>
            </w:r>
          </w:p>
        </w:tc>
        <w:tc>
          <w:tcPr>
            <w:tcW w:w="0" w:type="auto"/>
            <w:vAlign w:val="center"/>
            <w:hideMark/>
          </w:tcPr>
          <w:p w14:paraId="14180F22" w14:textId="77777777" w:rsidR="007A4E3D" w:rsidRPr="00A13EF9" w:rsidRDefault="007A4E3D" w:rsidP="00484281">
            <w:pPr>
              <w:jc w:val="center"/>
            </w:pPr>
            <w:r w:rsidRPr="00A13EF9">
              <w:t>168.9</w:t>
            </w:r>
          </w:p>
        </w:tc>
      </w:tr>
      <w:tr w:rsidR="007A4E3D" w:rsidRPr="00437F6E" w14:paraId="37268B8D" w14:textId="77777777" w:rsidTr="00484281">
        <w:trPr>
          <w:tblCellSpacing w:w="15" w:type="dxa"/>
        </w:trPr>
        <w:tc>
          <w:tcPr>
            <w:tcW w:w="0" w:type="auto"/>
            <w:vAlign w:val="center"/>
            <w:hideMark/>
          </w:tcPr>
          <w:p w14:paraId="505FF551" w14:textId="77777777" w:rsidR="007A4E3D" w:rsidRPr="00A13EF9" w:rsidRDefault="007A4E3D" w:rsidP="00484281">
            <w:pPr>
              <w:jc w:val="center"/>
            </w:pPr>
            <w:r w:rsidRPr="00A13EF9">
              <w:t>1.00</w:t>
            </w:r>
          </w:p>
        </w:tc>
        <w:tc>
          <w:tcPr>
            <w:tcW w:w="0" w:type="auto"/>
            <w:vAlign w:val="center"/>
            <w:hideMark/>
          </w:tcPr>
          <w:p w14:paraId="0C52F92C" w14:textId="77777777" w:rsidR="007A4E3D" w:rsidRPr="00A13EF9" w:rsidRDefault="007A4E3D" w:rsidP="00484281">
            <w:pPr>
              <w:jc w:val="center"/>
            </w:pPr>
            <w:r w:rsidRPr="00A13EF9">
              <w:t>12</w:t>
            </w:r>
          </w:p>
        </w:tc>
        <w:tc>
          <w:tcPr>
            <w:tcW w:w="0" w:type="auto"/>
            <w:vAlign w:val="center"/>
            <w:hideMark/>
          </w:tcPr>
          <w:p w14:paraId="662DD12B" w14:textId="77777777" w:rsidR="007A4E3D" w:rsidRPr="00A13EF9" w:rsidRDefault="007A4E3D" w:rsidP="00484281">
            <w:pPr>
              <w:jc w:val="center"/>
            </w:pPr>
            <w:r w:rsidRPr="00A13EF9">
              <w:t>142.534</w:t>
            </w:r>
          </w:p>
        </w:tc>
        <w:tc>
          <w:tcPr>
            <w:tcW w:w="0" w:type="auto"/>
            <w:vAlign w:val="center"/>
            <w:hideMark/>
          </w:tcPr>
          <w:p w14:paraId="06BE43B4" w14:textId="77777777" w:rsidR="007A4E3D" w:rsidRPr="00A13EF9" w:rsidRDefault="007A4E3D" w:rsidP="00484281">
            <w:pPr>
              <w:jc w:val="center"/>
            </w:pPr>
            <w:r w:rsidRPr="00A13EF9">
              <w:t>141.230</w:t>
            </w:r>
          </w:p>
        </w:tc>
        <w:tc>
          <w:tcPr>
            <w:tcW w:w="0" w:type="auto"/>
            <w:vAlign w:val="center"/>
            <w:hideMark/>
          </w:tcPr>
          <w:p w14:paraId="4C380524" w14:textId="77777777" w:rsidR="007A4E3D" w:rsidRPr="00A13EF9" w:rsidRDefault="007A4E3D" w:rsidP="00484281">
            <w:pPr>
              <w:jc w:val="center"/>
            </w:pPr>
            <w:r w:rsidRPr="00A13EF9">
              <w:t>3.030</w:t>
            </w:r>
          </w:p>
        </w:tc>
        <w:tc>
          <w:tcPr>
            <w:tcW w:w="0" w:type="auto"/>
            <w:vAlign w:val="center"/>
            <w:hideMark/>
          </w:tcPr>
          <w:p w14:paraId="1C2A0B20" w14:textId="77777777" w:rsidR="007A4E3D" w:rsidRPr="00A13EF9" w:rsidRDefault="007A4E3D" w:rsidP="00484281">
            <w:pPr>
              <w:jc w:val="center"/>
            </w:pPr>
            <w:r w:rsidRPr="00A13EF9">
              <w:t>454.768</w:t>
            </w:r>
          </w:p>
        </w:tc>
        <w:tc>
          <w:tcPr>
            <w:tcW w:w="0" w:type="auto"/>
            <w:vAlign w:val="center"/>
            <w:hideMark/>
          </w:tcPr>
          <w:p w14:paraId="13F98453" w14:textId="77777777" w:rsidR="007A4E3D" w:rsidRPr="00A13EF9" w:rsidRDefault="007A4E3D" w:rsidP="00484281">
            <w:pPr>
              <w:jc w:val="center"/>
            </w:pPr>
            <w:r w:rsidRPr="00A13EF9">
              <w:t>450.442</w:t>
            </w:r>
          </w:p>
        </w:tc>
        <w:tc>
          <w:tcPr>
            <w:tcW w:w="0" w:type="auto"/>
            <w:vAlign w:val="center"/>
            <w:hideMark/>
          </w:tcPr>
          <w:p w14:paraId="66561262" w14:textId="77777777" w:rsidR="007A4E3D" w:rsidRPr="00A13EF9" w:rsidRDefault="007A4E3D" w:rsidP="00484281">
            <w:pPr>
              <w:jc w:val="center"/>
            </w:pPr>
            <w:r w:rsidRPr="00A13EF9">
              <w:t>9.078</w:t>
            </w:r>
          </w:p>
        </w:tc>
        <w:tc>
          <w:tcPr>
            <w:tcW w:w="0" w:type="auto"/>
            <w:vAlign w:val="center"/>
            <w:hideMark/>
          </w:tcPr>
          <w:p w14:paraId="0F0C1637" w14:textId="77777777" w:rsidR="007A4E3D" w:rsidRPr="00A13EF9" w:rsidRDefault="007A4E3D" w:rsidP="00484281">
            <w:pPr>
              <w:jc w:val="center"/>
            </w:pPr>
            <w:r w:rsidRPr="00A13EF9">
              <w:t>1.8165</w:t>
            </w:r>
          </w:p>
        </w:tc>
        <w:tc>
          <w:tcPr>
            <w:tcW w:w="0" w:type="auto"/>
            <w:vAlign w:val="center"/>
            <w:hideMark/>
          </w:tcPr>
          <w:p w14:paraId="5DBD02F0" w14:textId="77777777" w:rsidR="007A4E3D" w:rsidRPr="00A13EF9" w:rsidRDefault="007A4E3D" w:rsidP="00484281">
            <w:pPr>
              <w:jc w:val="center"/>
            </w:pPr>
            <w:r w:rsidRPr="00A13EF9">
              <w:t>152.3</w:t>
            </w:r>
          </w:p>
        </w:tc>
      </w:tr>
    </w:tbl>
    <w:p w14:paraId="5CC47C4F" w14:textId="77777777" w:rsidR="007A4E3D" w:rsidRPr="00437F6E" w:rsidRDefault="007A4E3D" w:rsidP="007A4E3D">
      <w:pPr>
        <w:spacing w:before="100" w:beforeAutospacing="1" w:after="100" w:afterAutospacing="1"/>
      </w:pPr>
      <w:r w:rsidRPr="00437F6E">
        <w:t xml:space="preserve">All four lambda values above zero produced lower mean cost and lower mean emissions than the </w:t>
      </w:r>
      <m:oMath>
        <m:r>
          <m:rPr>
            <m:sty m:val="bi"/>
          </m:rPr>
          <w:rPr>
            <w:rFonts w:ascii="Cambria Math" w:hAnsi="Cambria Math"/>
            <w:lang w:val="vi-VN"/>
          </w:rPr>
          <m:t>(λ=0)</m:t>
        </m:r>
      </m:oMath>
      <w:r>
        <w:rPr>
          <w:b/>
          <w:bCs/>
          <w:lang w:val="vi-VN"/>
        </w:rPr>
        <w:t xml:space="preserve"> </w:t>
      </w:r>
      <w:r w:rsidRPr="00437F6E">
        <w:t>baseline.</w:t>
      </w:r>
    </w:p>
    <w:p w14:paraId="78E1C59A" w14:textId="77777777" w:rsidR="007A4E3D" w:rsidRPr="00437F6E" w:rsidRDefault="007A4E3D" w:rsidP="007A4E3D">
      <w:pPr>
        <w:spacing w:before="100" w:beforeAutospacing="1" w:after="100" w:afterAutospacing="1"/>
      </w:pPr>
      <w:r w:rsidRPr="00437F6E">
        <w:t xml:space="preserve">The lowest mean cost was obtained at </w:t>
      </w:r>
      <m:oMath>
        <m:r>
          <m:rPr>
            <m:sty m:val="bi"/>
          </m:rPr>
          <w:rPr>
            <w:rFonts w:ascii="Cambria Math" w:hAnsi="Cambria Math"/>
            <w:lang w:val="vi-VN"/>
          </w:rPr>
          <m:t>(λ=0.50)</m:t>
        </m:r>
      </m:oMath>
      <w:r w:rsidRPr="00437F6E">
        <w:t xml:space="preserve"> representing a reduction of approximately </w:t>
      </w:r>
      <w:r w:rsidRPr="001A685F">
        <w:rPr>
          <w:b/>
          <w:bCs/>
        </w:rPr>
        <w:t>1.55%</w:t>
      </w:r>
      <w:r w:rsidRPr="00437F6E">
        <w:t xml:space="preserve"> from the baseline. The lowest mean emissions were obtained at </w:t>
      </w:r>
      <m:oMath>
        <m:r>
          <m:rPr>
            <m:sty m:val="bi"/>
          </m:rPr>
          <w:rPr>
            <w:rFonts w:ascii="Cambria Math" w:hAnsi="Cambria Math"/>
            <w:lang w:val="vi-VN"/>
          </w:rPr>
          <m:t>(λ=0.75)</m:t>
        </m:r>
      </m:oMath>
      <w:r>
        <w:rPr>
          <w:b/>
          <w:bCs/>
          <w:lang w:val="vi-VN"/>
        </w:rPr>
        <w:t>,</w:t>
      </w:r>
      <w:r w:rsidRPr="00437F6E">
        <w:t xml:space="preserve"> representing a reduction of approximately </w:t>
      </w:r>
      <w:r w:rsidRPr="00DF12A9">
        <w:rPr>
          <w:b/>
          <w:bCs/>
        </w:rPr>
        <w:t>1.53%.</w:t>
      </w:r>
    </w:p>
    <w:p w14:paraId="7914E939" w14:textId="77777777" w:rsidR="007A4E3D" w:rsidRPr="00437F6E" w:rsidRDefault="007A4E3D" w:rsidP="007A4E3D">
      <w:pPr>
        <w:spacing w:before="100" w:beforeAutospacing="1" w:after="100" w:afterAutospacing="1"/>
      </w:pPr>
      <w:r w:rsidRPr="00437F6E">
        <w:t>The pattern was not fully monotonic. Increasing lambda from 0.75 to 1.00 did not reduce mean emissions further. The results therefore suggest that the intermediate weight settings helped the short ALNS runs find stronger solutions, but they do not show that increasing lambda always improves either objective.</w:t>
      </w:r>
    </w:p>
    <w:p w14:paraId="32441E9A" w14:textId="7B075F6C" w:rsidR="007A4E3D" w:rsidRPr="00800D8C" w:rsidRDefault="007A4E3D" w:rsidP="007A4E3D">
      <w:pPr>
        <w:spacing w:before="100" w:beforeAutospacing="1" w:after="100" w:afterAutospacing="1"/>
        <w:rPr>
          <w:lang w:val="vi-VN"/>
        </w:rPr>
      </w:pPr>
      <w:r w:rsidRPr="00437F6E">
        <w:t xml:space="preserve">One C101-derived run at </w:t>
      </w:r>
      <m:oMath>
        <m:r>
          <m:rPr>
            <m:sty m:val="bi"/>
          </m:rPr>
          <w:rPr>
            <w:rFonts w:ascii="Cambria Math" w:hAnsi="Cambria Math"/>
            <w:lang w:val="vi-VN"/>
          </w:rPr>
          <m:t>(λ=0)</m:t>
        </m:r>
      </m:oMath>
      <w:r>
        <w:rPr>
          <w:b/>
          <w:bCs/>
          <w:lang w:val="vi-VN"/>
        </w:rPr>
        <w:t xml:space="preserve"> </w:t>
      </w:r>
      <w:r w:rsidRPr="00437F6E">
        <w:t>produced a negative normalized objective because its cost was lower than the frozen empirical cost anchor. The run completed all 301 iterations and passed the final validator. This provides observed evidence for the sign-safe condition introduced in Section 3.9</w:t>
      </w:r>
      <w:r>
        <w:rPr>
          <w:lang w:val="vi-VN"/>
        </w:rPr>
        <w:t>.</w:t>
      </w:r>
    </w:p>
    <w:p w14:paraId="7A56CD30" w14:textId="77777777" w:rsidR="007A4E3D" w:rsidRPr="00326086" w:rsidRDefault="007A4E3D" w:rsidP="007A4E3D">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54" w:name="_Toc232010432"/>
      <w:r w:rsidRPr="00326086">
        <w:rPr>
          <w:rFonts w:ascii="Times New Roman" w:eastAsia="SimSun" w:hAnsi="Times New Roman" w:cs="Times New Roman"/>
          <w:color w:val="auto"/>
          <w:sz w:val="32"/>
          <w:szCs w:val="32"/>
          <w:lang w:eastAsia="zh-CN"/>
        </w:rPr>
        <w:t xml:space="preserve">6.5 </w:t>
      </w:r>
      <w:r>
        <w:rPr>
          <w:rFonts w:ascii="Times New Roman" w:eastAsia="SimSun" w:hAnsi="Times New Roman" w:cs="Times New Roman"/>
          <w:color w:val="auto"/>
          <w:sz w:val="32"/>
          <w:szCs w:val="32"/>
          <w:lang w:eastAsia="zh-CN"/>
        </w:rPr>
        <w:t>R</w:t>
      </w:r>
      <w:r>
        <w:rPr>
          <w:rFonts w:ascii="Times New Roman" w:eastAsia="SimSun" w:hAnsi="Times New Roman" w:cs="Times New Roman"/>
          <w:color w:val="auto"/>
          <w:sz w:val="32"/>
          <w:szCs w:val="32"/>
          <w:lang w:val="vi-VN" w:eastAsia="zh-CN"/>
        </w:rPr>
        <w:t>101</w:t>
      </w:r>
      <w:r w:rsidRPr="001C02C1">
        <w:rPr>
          <w:rFonts w:ascii="Times New Roman" w:eastAsia="SimSun" w:hAnsi="Times New Roman" w:cs="Times New Roman"/>
          <w:color w:val="auto"/>
          <w:sz w:val="32"/>
          <w:szCs w:val="32"/>
          <w:lang w:eastAsia="zh-CN"/>
        </w:rPr>
        <w:t>-Derived ALNS Results</w:t>
      </w:r>
      <w:bookmarkEnd w:id="54"/>
    </w:p>
    <w:p w14:paraId="6F0AA312" w14:textId="77777777" w:rsidR="007A4E3D" w:rsidRPr="001C02C1" w:rsidRDefault="007A4E3D" w:rsidP="007A4E3D">
      <w:pPr>
        <w:spacing w:before="100" w:beforeAutospacing="1" w:after="100" w:afterAutospacing="1"/>
      </w:pPr>
      <w:r w:rsidRPr="00437F6E">
        <w:rPr>
          <w:b/>
          <w:bCs/>
        </w:rPr>
        <w:t xml:space="preserve">Table 19. </w:t>
      </w:r>
      <w:r w:rsidRPr="001C02C1">
        <w:t>R101-derived ALNS results by lambda.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6"/>
        <w:gridCol w:w="614"/>
        <w:gridCol w:w="883"/>
        <w:gridCol w:w="907"/>
        <w:gridCol w:w="640"/>
        <w:gridCol w:w="1110"/>
        <w:gridCol w:w="1128"/>
        <w:gridCol w:w="1086"/>
        <w:gridCol w:w="740"/>
        <w:gridCol w:w="1006"/>
      </w:tblGrid>
      <w:tr w:rsidR="007A4E3D" w:rsidRPr="00437F6E" w14:paraId="54FC16E1" w14:textId="77777777" w:rsidTr="00484281">
        <w:trPr>
          <w:tblHeader/>
          <w:tblCellSpacing w:w="15" w:type="dxa"/>
        </w:trPr>
        <w:tc>
          <w:tcPr>
            <w:tcW w:w="0" w:type="auto"/>
            <w:shd w:val="clear" w:color="auto" w:fill="DBE5F1" w:themeFill="accent1" w:themeFillTint="33"/>
            <w:vAlign w:val="center"/>
            <w:hideMark/>
          </w:tcPr>
          <w:p w14:paraId="783AC8B7" w14:textId="77777777" w:rsidR="007A4E3D" w:rsidRPr="001C02C1" w:rsidRDefault="007A4E3D" w:rsidP="00484281">
            <w:pPr>
              <w:jc w:val="center"/>
              <w:rPr>
                <w:b/>
                <w:bCs/>
              </w:rPr>
            </w:pPr>
            <m:oMathPara>
              <m:oMath>
                <m:r>
                  <m:rPr>
                    <m:sty m:val="bi"/>
                  </m:rPr>
                  <w:rPr>
                    <w:rFonts w:ascii="Cambria Math" w:hAnsi="Cambria Math"/>
                    <w:lang w:val="vi-VN"/>
                  </w:rPr>
                  <m:t>λ</m:t>
                </m:r>
              </m:oMath>
            </m:oMathPara>
          </w:p>
        </w:tc>
        <w:tc>
          <w:tcPr>
            <w:tcW w:w="0" w:type="auto"/>
            <w:shd w:val="clear" w:color="auto" w:fill="DBE5F1" w:themeFill="accent1" w:themeFillTint="33"/>
            <w:vAlign w:val="center"/>
            <w:hideMark/>
          </w:tcPr>
          <w:p w14:paraId="02331BBB" w14:textId="77777777" w:rsidR="007A4E3D" w:rsidRPr="001C02C1" w:rsidRDefault="007A4E3D" w:rsidP="00484281">
            <w:pPr>
              <w:jc w:val="center"/>
              <w:rPr>
                <w:b/>
                <w:bCs/>
              </w:rPr>
            </w:pPr>
            <w:r w:rsidRPr="001C02C1">
              <w:rPr>
                <w:b/>
                <w:bCs/>
              </w:rPr>
              <w:t>Runs</w:t>
            </w:r>
          </w:p>
        </w:tc>
        <w:tc>
          <w:tcPr>
            <w:tcW w:w="0" w:type="auto"/>
            <w:shd w:val="clear" w:color="auto" w:fill="DBE5F1" w:themeFill="accent1" w:themeFillTint="33"/>
            <w:vAlign w:val="center"/>
            <w:hideMark/>
          </w:tcPr>
          <w:p w14:paraId="7DBB8329" w14:textId="77777777" w:rsidR="007A4E3D" w:rsidRPr="001C02C1" w:rsidRDefault="007A4E3D" w:rsidP="00484281">
            <w:pPr>
              <w:jc w:val="center"/>
              <w:rPr>
                <w:b/>
                <w:bCs/>
              </w:rPr>
            </w:pPr>
            <w:r w:rsidRPr="001C02C1">
              <w:rPr>
                <w:b/>
                <w:bCs/>
              </w:rPr>
              <w:t>Mean cost</w:t>
            </w:r>
          </w:p>
        </w:tc>
        <w:tc>
          <w:tcPr>
            <w:tcW w:w="0" w:type="auto"/>
            <w:shd w:val="clear" w:color="auto" w:fill="DBE5F1" w:themeFill="accent1" w:themeFillTint="33"/>
            <w:vAlign w:val="center"/>
            <w:hideMark/>
          </w:tcPr>
          <w:p w14:paraId="1DA3BEE0" w14:textId="77777777" w:rsidR="007A4E3D" w:rsidRPr="001C02C1" w:rsidRDefault="007A4E3D" w:rsidP="00484281">
            <w:pPr>
              <w:jc w:val="center"/>
              <w:rPr>
                <w:b/>
                <w:bCs/>
              </w:rPr>
            </w:pPr>
            <w:r w:rsidRPr="001C02C1">
              <w:rPr>
                <w:b/>
                <w:bCs/>
              </w:rPr>
              <w:t>Median cost</w:t>
            </w:r>
          </w:p>
        </w:tc>
        <w:tc>
          <w:tcPr>
            <w:tcW w:w="0" w:type="auto"/>
            <w:shd w:val="clear" w:color="auto" w:fill="DBE5F1" w:themeFill="accent1" w:themeFillTint="33"/>
            <w:vAlign w:val="center"/>
            <w:hideMark/>
          </w:tcPr>
          <w:p w14:paraId="2DDE4EE6" w14:textId="77777777" w:rsidR="007A4E3D" w:rsidRPr="001C02C1" w:rsidRDefault="007A4E3D" w:rsidP="00484281">
            <w:pPr>
              <w:jc w:val="center"/>
              <w:rPr>
                <w:b/>
                <w:bCs/>
              </w:rPr>
            </w:pPr>
            <w:r w:rsidRPr="001C02C1">
              <w:rPr>
                <w:b/>
                <w:bCs/>
              </w:rPr>
              <w:t>SD cost</w:t>
            </w:r>
          </w:p>
        </w:tc>
        <w:tc>
          <w:tcPr>
            <w:tcW w:w="0" w:type="auto"/>
            <w:shd w:val="clear" w:color="auto" w:fill="DBE5F1" w:themeFill="accent1" w:themeFillTint="33"/>
            <w:vAlign w:val="center"/>
            <w:hideMark/>
          </w:tcPr>
          <w:p w14:paraId="448597E2" w14:textId="77777777" w:rsidR="007A4E3D" w:rsidRPr="001C02C1" w:rsidRDefault="007A4E3D" w:rsidP="00484281">
            <w:pPr>
              <w:jc w:val="center"/>
              <w:rPr>
                <w:b/>
                <w:bCs/>
              </w:rPr>
            </w:pPr>
            <w:r w:rsidRPr="001C02C1">
              <w:rPr>
                <w:b/>
                <w:bCs/>
              </w:rPr>
              <w:t>Mean emissions</w:t>
            </w:r>
          </w:p>
        </w:tc>
        <w:tc>
          <w:tcPr>
            <w:tcW w:w="0" w:type="auto"/>
            <w:shd w:val="clear" w:color="auto" w:fill="DBE5F1" w:themeFill="accent1" w:themeFillTint="33"/>
            <w:vAlign w:val="center"/>
            <w:hideMark/>
          </w:tcPr>
          <w:p w14:paraId="54209A22" w14:textId="77777777" w:rsidR="007A4E3D" w:rsidRPr="001C02C1" w:rsidRDefault="007A4E3D" w:rsidP="00484281">
            <w:pPr>
              <w:jc w:val="center"/>
              <w:rPr>
                <w:b/>
                <w:bCs/>
              </w:rPr>
            </w:pPr>
            <w:r w:rsidRPr="001C02C1">
              <w:rPr>
                <w:b/>
                <w:bCs/>
              </w:rPr>
              <w:t>Median emissions</w:t>
            </w:r>
          </w:p>
        </w:tc>
        <w:tc>
          <w:tcPr>
            <w:tcW w:w="0" w:type="auto"/>
            <w:shd w:val="clear" w:color="auto" w:fill="DBE5F1" w:themeFill="accent1" w:themeFillTint="33"/>
            <w:vAlign w:val="center"/>
            <w:hideMark/>
          </w:tcPr>
          <w:p w14:paraId="01C5ECD0" w14:textId="77777777" w:rsidR="007A4E3D" w:rsidRPr="001C02C1" w:rsidRDefault="007A4E3D" w:rsidP="00484281">
            <w:pPr>
              <w:jc w:val="center"/>
              <w:rPr>
                <w:b/>
                <w:bCs/>
              </w:rPr>
            </w:pPr>
            <w:r w:rsidRPr="001C02C1">
              <w:rPr>
                <w:b/>
                <w:bCs/>
              </w:rPr>
              <w:t>SD emissions</w:t>
            </w:r>
          </w:p>
        </w:tc>
        <w:tc>
          <w:tcPr>
            <w:tcW w:w="0" w:type="auto"/>
            <w:shd w:val="clear" w:color="auto" w:fill="DBE5F1" w:themeFill="accent1" w:themeFillTint="33"/>
            <w:vAlign w:val="center"/>
            <w:hideMark/>
          </w:tcPr>
          <w:p w14:paraId="211A8E9A" w14:textId="77777777" w:rsidR="007A4E3D" w:rsidRPr="001C02C1" w:rsidRDefault="007A4E3D" w:rsidP="00484281">
            <w:pPr>
              <w:jc w:val="center"/>
              <w:rPr>
                <w:b/>
                <w:bCs/>
              </w:rPr>
            </w:pPr>
            <w:r w:rsidRPr="001C02C1">
              <w:rPr>
                <w:b/>
                <w:bCs/>
              </w:rPr>
              <w:t xml:space="preserve">Mean </w:t>
            </w:r>
            <w:r w:rsidRPr="001C02C1">
              <w:rPr>
                <w:b/>
                <w:bCs/>
              </w:rPr>
              <w:br/>
            </w:r>
            <m:oMathPara>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λ</m:t>
                    </m:r>
                  </m:sub>
                </m:sSub>
              </m:oMath>
            </m:oMathPara>
          </w:p>
        </w:tc>
        <w:tc>
          <w:tcPr>
            <w:tcW w:w="0" w:type="auto"/>
            <w:shd w:val="clear" w:color="auto" w:fill="DBE5F1" w:themeFill="accent1" w:themeFillTint="33"/>
            <w:vAlign w:val="center"/>
            <w:hideMark/>
          </w:tcPr>
          <w:p w14:paraId="12DD75C7" w14:textId="77777777" w:rsidR="007A4E3D" w:rsidRPr="001C02C1" w:rsidRDefault="007A4E3D" w:rsidP="00484281">
            <w:pPr>
              <w:jc w:val="center"/>
              <w:rPr>
                <w:b/>
                <w:bCs/>
              </w:rPr>
            </w:pPr>
            <w:r w:rsidRPr="001C02C1">
              <w:rPr>
                <w:b/>
                <w:bCs/>
              </w:rPr>
              <w:t>Mean runtime (s)</w:t>
            </w:r>
          </w:p>
        </w:tc>
      </w:tr>
      <w:tr w:rsidR="007A4E3D" w:rsidRPr="00437F6E" w14:paraId="6D0B2809" w14:textId="77777777" w:rsidTr="00484281">
        <w:trPr>
          <w:tblCellSpacing w:w="15" w:type="dxa"/>
        </w:trPr>
        <w:tc>
          <w:tcPr>
            <w:tcW w:w="0" w:type="auto"/>
            <w:vAlign w:val="center"/>
            <w:hideMark/>
          </w:tcPr>
          <w:p w14:paraId="6606896E" w14:textId="77777777" w:rsidR="007A4E3D" w:rsidRPr="001C02C1" w:rsidRDefault="007A4E3D" w:rsidP="00484281">
            <w:pPr>
              <w:jc w:val="center"/>
            </w:pPr>
            <w:r w:rsidRPr="001C02C1">
              <w:t>0.00</w:t>
            </w:r>
          </w:p>
        </w:tc>
        <w:tc>
          <w:tcPr>
            <w:tcW w:w="0" w:type="auto"/>
            <w:vAlign w:val="center"/>
            <w:hideMark/>
          </w:tcPr>
          <w:p w14:paraId="23D33D0B" w14:textId="77777777" w:rsidR="007A4E3D" w:rsidRPr="001C02C1" w:rsidRDefault="007A4E3D" w:rsidP="00484281">
            <w:pPr>
              <w:jc w:val="center"/>
            </w:pPr>
            <w:r w:rsidRPr="001C02C1">
              <w:t>12</w:t>
            </w:r>
          </w:p>
        </w:tc>
        <w:tc>
          <w:tcPr>
            <w:tcW w:w="0" w:type="auto"/>
            <w:vAlign w:val="center"/>
            <w:hideMark/>
          </w:tcPr>
          <w:p w14:paraId="79D9A10A" w14:textId="77777777" w:rsidR="007A4E3D" w:rsidRPr="001C02C1" w:rsidRDefault="007A4E3D" w:rsidP="00484281">
            <w:pPr>
              <w:jc w:val="center"/>
            </w:pPr>
            <w:r w:rsidRPr="001C02C1">
              <w:t>190.157</w:t>
            </w:r>
          </w:p>
        </w:tc>
        <w:tc>
          <w:tcPr>
            <w:tcW w:w="0" w:type="auto"/>
            <w:vAlign w:val="center"/>
            <w:hideMark/>
          </w:tcPr>
          <w:p w14:paraId="2D03F8DE" w14:textId="77777777" w:rsidR="007A4E3D" w:rsidRPr="001C02C1" w:rsidRDefault="007A4E3D" w:rsidP="00484281">
            <w:pPr>
              <w:jc w:val="center"/>
            </w:pPr>
            <w:r w:rsidRPr="001C02C1">
              <w:t>191.458</w:t>
            </w:r>
          </w:p>
        </w:tc>
        <w:tc>
          <w:tcPr>
            <w:tcW w:w="0" w:type="auto"/>
            <w:vAlign w:val="center"/>
            <w:hideMark/>
          </w:tcPr>
          <w:p w14:paraId="0C6F1646" w14:textId="77777777" w:rsidR="007A4E3D" w:rsidRPr="001C02C1" w:rsidRDefault="007A4E3D" w:rsidP="00484281">
            <w:pPr>
              <w:jc w:val="center"/>
            </w:pPr>
            <w:r w:rsidRPr="001C02C1">
              <w:t>4.726</w:t>
            </w:r>
          </w:p>
        </w:tc>
        <w:tc>
          <w:tcPr>
            <w:tcW w:w="0" w:type="auto"/>
            <w:vAlign w:val="center"/>
            <w:hideMark/>
          </w:tcPr>
          <w:p w14:paraId="1CB622B2" w14:textId="77777777" w:rsidR="007A4E3D" w:rsidRPr="001C02C1" w:rsidRDefault="007A4E3D" w:rsidP="00484281">
            <w:pPr>
              <w:jc w:val="center"/>
            </w:pPr>
            <w:r w:rsidRPr="001C02C1">
              <w:t>631.999</w:t>
            </w:r>
          </w:p>
        </w:tc>
        <w:tc>
          <w:tcPr>
            <w:tcW w:w="0" w:type="auto"/>
            <w:vAlign w:val="center"/>
            <w:hideMark/>
          </w:tcPr>
          <w:p w14:paraId="125DC109" w14:textId="77777777" w:rsidR="007A4E3D" w:rsidRPr="001C02C1" w:rsidRDefault="007A4E3D" w:rsidP="00484281">
            <w:pPr>
              <w:jc w:val="center"/>
            </w:pPr>
            <w:r w:rsidRPr="001C02C1">
              <w:t>633.836</w:t>
            </w:r>
          </w:p>
        </w:tc>
        <w:tc>
          <w:tcPr>
            <w:tcW w:w="0" w:type="auto"/>
            <w:vAlign w:val="center"/>
            <w:hideMark/>
          </w:tcPr>
          <w:p w14:paraId="31C33CDA" w14:textId="77777777" w:rsidR="007A4E3D" w:rsidRPr="001C02C1" w:rsidRDefault="007A4E3D" w:rsidP="00484281">
            <w:pPr>
              <w:jc w:val="center"/>
            </w:pPr>
            <w:r w:rsidRPr="001C02C1">
              <w:t>11.261</w:t>
            </w:r>
          </w:p>
        </w:tc>
        <w:tc>
          <w:tcPr>
            <w:tcW w:w="0" w:type="auto"/>
            <w:vAlign w:val="center"/>
            <w:hideMark/>
          </w:tcPr>
          <w:p w14:paraId="2A025515" w14:textId="77777777" w:rsidR="007A4E3D" w:rsidRPr="001C02C1" w:rsidRDefault="007A4E3D" w:rsidP="00484281">
            <w:pPr>
              <w:jc w:val="center"/>
            </w:pPr>
            <w:r w:rsidRPr="001C02C1">
              <w:t>0.0431</w:t>
            </w:r>
          </w:p>
        </w:tc>
        <w:tc>
          <w:tcPr>
            <w:tcW w:w="0" w:type="auto"/>
            <w:vAlign w:val="center"/>
            <w:hideMark/>
          </w:tcPr>
          <w:p w14:paraId="3686D0F5" w14:textId="77777777" w:rsidR="007A4E3D" w:rsidRPr="001C02C1" w:rsidRDefault="007A4E3D" w:rsidP="00484281">
            <w:pPr>
              <w:jc w:val="center"/>
            </w:pPr>
            <w:r w:rsidRPr="001C02C1">
              <w:t>148.8</w:t>
            </w:r>
          </w:p>
        </w:tc>
      </w:tr>
      <w:tr w:rsidR="007A4E3D" w:rsidRPr="00437F6E" w14:paraId="1CBF9908" w14:textId="77777777" w:rsidTr="00484281">
        <w:trPr>
          <w:tblCellSpacing w:w="15" w:type="dxa"/>
        </w:trPr>
        <w:tc>
          <w:tcPr>
            <w:tcW w:w="0" w:type="auto"/>
            <w:vAlign w:val="center"/>
            <w:hideMark/>
          </w:tcPr>
          <w:p w14:paraId="600BC3B9" w14:textId="77777777" w:rsidR="007A4E3D" w:rsidRPr="001C02C1" w:rsidRDefault="007A4E3D" w:rsidP="00484281">
            <w:pPr>
              <w:jc w:val="center"/>
            </w:pPr>
            <w:r w:rsidRPr="001C02C1">
              <w:t>0.25</w:t>
            </w:r>
          </w:p>
        </w:tc>
        <w:tc>
          <w:tcPr>
            <w:tcW w:w="0" w:type="auto"/>
            <w:vAlign w:val="center"/>
            <w:hideMark/>
          </w:tcPr>
          <w:p w14:paraId="3E6083F9" w14:textId="77777777" w:rsidR="007A4E3D" w:rsidRPr="001C02C1" w:rsidRDefault="007A4E3D" w:rsidP="00484281">
            <w:pPr>
              <w:jc w:val="center"/>
            </w:pPr>
            <w:r w:rsidRPr="001C02C1">
              <w:t>12</w:t>
            </w:r>
          </w:p>
        </w:tc>
        <w:tc>
          <w:tcPr>
            <w:tcW w:w="0" w:type="auto"/>
            <w:vAlign w:val="center"/>
            <w:hideMark/>
          </w:tcPr>
          <w:p w14:paraId="17B3B34A" w14:textId="77777777" w:rsidR="007A4E3D" w:rsidRPr="001C02C1" w:rsidRDefault="007A4E3D" w:rsidP="00484281">
            <w:pPr>
              <w:jc w:val="center"/>
            </w:pPr>
            <w:r w:rsidRPr="001C02C1">
              <w:t>190.251</w:t>
            </w:r>
          </w:p>
        </w:tc>
        <w:tc>
          <w:tcPr>
            <w:tcW w:w="0" w:type="auto"/>
            <w:vAlign w:val="center"/>
            <w:hideMark/>
          </w:tcPr>
          <w:p w14:paraId="63F1CA77" w14:textId="77777777" w:rsidR="007A4E3D" w:rsidRPr="001C02C1" w:rsidRDefault="007A4E3D" w:rsidP="00484281">
            <w:pPr>
              <w:jc w:val="center"/>
            </w:pPr>
            <w:r w:rsidRPr="001C02C1">
              <w:t>193.941</w:t>
            </w:r>
          </w:p>
        </w:tc>
        <w:tc>
          <w:tcPr>
            <w:tcW w:w="0" w:type="auto"/>
            <w:vAlign w:val="center"/>
            <w:hideMark/>
          </w:tcPr>
          <w:p w14:paraId="4DF113FE" w14:textId="77777777" w:rsidR="007A4E3D" w:rsidRPr="001C02C1" w:rsidRDefault="007A4E3D" w:rsidP="00484281">
            <w:pPr>
              <w:jc w:val="center"/>
            </w:pPr>
            <w:r w:rsidRPr="001C02C1">
              <w:t>5.526</w:t>
            </w:r>
          </w:p>
        </w:tc>
        <w:tc>
          <w:tcPr>
            <w:tcW w:w="0" w:type="auto"/>
            <w:vAlign w:val="center"/>
            <w:hideMark/>
          </w:tcPr>
          <w:p w14:paraId="3498CC2B" w14:textId="77777777" w:rsidR="007A4E3D" w:rsidRPr="001C02C1" w:rsidRDefault="007A4E3D" w:rsidP="00484281">
            <w:pPr>
              <w:jc w:val="center"/>
            </w:pPr>
            <w:r w:rsidRPr="001C02C1">
              <w:t>626.375</w:t>
            </w:r>
          </w:p>
        </w:tc>
        <w:tc>
          <w:tcPr>
            <w:tcW w:w="0" w:type="auto"/>
            <w:vAlign w:val="center"/>
            <w:hideMark/>
          </w:tcPr>
          <w:p w14:paraId="64DD5FBE" w14:textId="77777777" w:rsidR="007A4E3D" w:rsidRPr="001C02C1" w:rsidRDefault="007A4E3D" w:rsidP="00484281">
            <w:pPr>
              <w:jc w:val="center"/>
            </w:pPr>
            <w:r w:rsidRPr="001C02C1">
              <w:t>633.091</w:t>
            </w:r>
          </w:p>
        </w:tc>
        <w:tc>
          <w:tcPr>
            <w:tcW w:w="0" w:type="auto"/>
            <w:vAlign w:val="center"/>
            <w:hideMark/>
          </w:tcPr>
          <w:p w14:paraId="1BAED8DD" w14:textId="77777777" w:rsidR="007A4E3D" w:rsidRPr="001C02C1" w:rsidRDefault="007A4E3D" w:rsidP="00484281">
            <w:pPr>
              <w:jc w:val="center"/>
            </w:pPr>
            <w:r w:rsidRPr="001C02C1">
              <w:t>10.389</w:t>
            </w:r>
          </w:p>
        </w:tc>
        <w:tc>
          <w:tcPr>
            <w:tcW w:w="0" w:type="auto"/>
            <w:vAlign w:val="center"/>
            <w:hideMark/>
          </w:tcPr>
          <w:p w14:paraId="1DC24BC9" w14:textId="77777777" w:rsidR="007A4E3D" w:rsidRPr="001C02C1" w:rsidRDefault="007A4E3D" w:rsidP="00484281">
            <w:pPr>
              <w:jc w:val="center"/>
            </w:pPr>
            <w:r w:rsidRPr="001C02C1">
              <w:t>0.0396</w:t>
            </w:r>
          </w:p>
        </w:tc>
        <w:tc>
          <w:tcPr>
            <w:tcW w:w="0" w:type="auto"/>
            <w:vAlign w:val="center"/>
            <w:hideMark/>
          </w:tcPr>
          <w:p w14:paraId="41E22C05" w14:textId="77777777" w:rsidR="007A4E3D" w:rsidRPr="001C02C1" w:rsidRDefault="007A4E3D" w:rsidP="00484281">
            <w:pPr>
              <w:jc w:val="center"/>
            </w:pPr>
            <w:r w:rsidRPr="001C02C1">
              <w:t>143.9</w:t>
            </w:r>
          </w:p>
        </w:tc>
      </w:tr>
      <w:tr w:rsidR="007A4E3D" w:rsidRPr="00437F6E" w14:paraId="37AEF7E9" w14:textId="77777777" w:rsidTr="00484281">
        <w:trPr>
          <w:tblCellSpacing w:w="15" w:type="dxa"/>
        </w:trPr>
        <w:tc>
          <w:tcPr>
            <w:tcW w:w="0" w:type="auto"/>
            <w:vAlign w:val="center"/>
            <w:hideMark/>
          </w:tcPr>
          <w:p w14:paraId="7D5E79E1" w14:textId="77777777" w:rsidR="007A4E3D" w:rsidRPr="001C02C1" w:rsidRDefault="007A4E3D" w:rsidP="00484281">
            <w:pPr>
              <w:jc w:val="center"/>
            </w:pPr>
            <w:r w:rsidRPr="001C02C1">
              <w:t>0.50</w:t>
            </w:r>
          </w:p>
        </w:tc>
        <w:tc>
          <w:tcPr>
            <w:tcW w:w="0" w:type="auto"/>
            <w:vAlign w:val="center"/>
            <w:hideMark/>
          </w:tcPr>
          <w:p w14:paraId="2C76B2DD" w14:textId="77777777" w:rsidR="007A4E3D" w:rsidRPr="001C02C1" w:rsidRDefault="007A4E3D" w:rsidP="00484281">
            <w:pPr>
              <w:jc w:val="center"/>
            </w:pPr>
            <w:r w:rsidRPr="001C02C1">
              <w:t>12</w:t>
            </w:r>
          </w:p>
        </w:tc>
        <w:tc>
          <w:tcPr>
            <w:tcW w:w="0" w:type="auto"/>
            <w:vAlign w:val="center"/>
            <w:hideMark/>
          </w:tcPr>
          <w:p w14:paraId="60B88101" w14:textId="77777777" w:rsidR="007A4E3D" w:rsidRPr="001C02C1" w:rsidRDefault="007A4E3D" w:rsidP="00484281">
            <w:pPr>
              <w:jc w:val="center"/>
            </w:pPr>
            <w:r w:rsidRPr="001C02C1">
              <w:t>189.744</w:t>
            </w:r>
          </w:p>
        </w:tc>
        <w:tc>
          <w:tcPr>
            <w:tcW w:w="0" w:type="auto"/>
            <w:vAlign w:val="center"/>
            <w:hideMark/>
          </w:tcPr>
          <w:p w14:paraId="2139F076" w14:textId="77777777" w:rsidR="007A4E3D" w:rsidRPr="001C02C1" w:rsidRDefault="007A4E3D" w:rsidP="00484281">
            <w:pPr>
              <w:jc w:val="center"/>
            </w:pPr>
            <w:r w:rsidRPr="001C02C1">
              <w:t>188.601</w:t>
            </w:r>
          </w:p>
        </w:tc>
        <w:tc>
          <w:tcPr>
            <w:tcW w:w="0" w:type="auto"/>
            <w:vAlign w:val="center"/>
            <w:hideMark/>
          </w:tcPr>
          <w:p w14:paraId="46CAA453" w14:textId="77777777" w:rsidR="007A4E3D" w:rsidRPr="001C02C1" w:rsidRDefault="007A4E3D" w:rsidP="00484281">
            <w:pPr>
              <w:jc w:val="center"/>
            </w:pPr>
            <w:r w:rsidRPr="001C02C1">
              <w:t>5.575</w:t>
            </w:r>
          </w:p>
        </w:tc>
        <w:tc>
          <w:tcPr>
            <w:tcW w:w="0" w:type="auto"/>
            <w:vAlign w:val="center"/>
            <w:hideMark/>
          </w:tcPr>
          <w:p w14:paraId="670EEC9A" w14:textId="77777777" w:rsidR="007A4E3D" w:rsidRPr="001C02C1" w:rsidRDefault="007A4E3D" w:rsidP="00484281">
            <w:pPr>
              <w:jc w:val="center"/>
            </w:pPr>
            <w:r w:rsidRPr="001C02C1">
              <w:t>628.133</w:t>
            </w:r>
          </w:p>
        </w:tc>
        <w:tc>
          <w:tcPr>
            <w:tcW w:w="0" w:type="auto"/>
            <w:vAlign w:val="center"/>
            <w:hideMark/>
          </w:tcPr>
          <w:p w14:paraId="4297B1BA" w14:textId="77777777" w:rsidR="007A4E3D" w:rsidRPr="001C02C1" w:rsidRDefault="007A4E3D" w:rsidP="00484281">
            <w:pPr>
              <w:jc w:val="center"/>
            </w:pPr>
            <w:r w:rsidRPr="001C02C1">
              <w:t>627.955</w:t>
            </w:r>
          </w:p>
        </w:tc>
        <w:tc>
          <w:tcPr>
            <w:tcW w:w="0" w:type="auto"/>
            <w:vAlign w:val="center"/>
            <w:hideMark/>
          </w:tcPr>
          <w:p w14:paraId="508A07FB" w14:textId="77777777" w:rsidR="007A4E3D" w:rsidRPr="001C02C1" w:rsidRDefault="007A4E3D" w:rsidP="00484281">
            <w:pPr>
              <w:jc w:val="center"/>
            </w:pPr>
            <w:r w:rsidRPr="001C02C1">
              <w:t>12.345</w:t>
            </w:r>
          </w:p>
        </w:tc>
        <w:tc>
          <w:tcPr>
            <w:tcW w:w="0" w:type="auto"/>
            <w:vAlign w:val="center"/>
            <w:hideMark/>
          </w:tcPr>
          <w:p w14:paraId="5A611919" w14:textId="77777777" w:rsidR="007A4E3D" w:rsidRPr="001C02C1" w:rsidRDefault="007A4E3D" w:rsidP="00484281">
            <w:pPr>
              <w:jc w:val="center"/>
            </w:pPr>
            <w:r w:rsidRPr="001C02C1">
              <w:t>0.0358</w:t>
            </w:r>
          </w:p>
        </w:tc>
        <w:tc>
          <w:tcPr>
            <w:tcW w:w="0" w:type="auto"/>
            <w:vAlign w:val="center"/>
            <w:hideMark/>
          </w:tcPr>
          <w:p w14:paraId="5A0CCA05" w14:textId="77777777" w:rsidR="007A4E3D" w:rsidRPr="001C02C1" w:rsidRDefault="007A4E3D" w:rsidP="00484281">
            <w:pPr>
              <w:jc w:val="center"/>
            </w:pPr>
            <w:r w:rsidRPr="001C02C1">
              <w:t>143.7</w:t>
            </w:r>
          </w:p>
        </w:tc>
      </w:tr>
      <w:tr w:rsidR="007A4E3D" w:rsidRPr="00437F6E" w14:paraId="66E2A023" w14:textId="77777777" w:rsidTr="00484281">
        <w:trPr>
          <w:tblCellSpacing w:w="15" w:type="dxa"/>
        </w:trPr>
        <w:tc>
          <w:tcPr>
            <w:tcW w:w="0" w:type="auto"/>
            <w:vAlign w:val="center"/>
            <w:hideMark/>
          </w:tcPr>
          <w:p w14:paraId="4E69742B" w14:textId="77777777" w:rsidR="007A4E3D" w:rsidRPr="001C02C1" w:rsidRDefault="007A4E3D" w:rsidP="00484281">
            <w:pPr>
              <w:jc w:val="center"/>
            </w:pPr>
            <w:r w:rsidRPr="001C02C1">
              <w:t>0.75</w:t>
            </w:r>
          </w:p>
        </w:tc>
        <w:tc>
          <w:tcPr>
            <w:tcW w:w="0" w:type="auto"/>
            <w:vAlign w:val="center"/>
            <w:hideMark/>
          </w:tcPr>
          <w:p w14:paraId="3E9A7D3F" w14:textId="77777777" w:rsidR="007A4E3D" w:rsidRPr="001C02C1" w:rsidRDefault="007A4E3D" w:rsidP="00484281">
            <w:pPr>
              <w:jc w:val="center"/>
            </w:pPr>
            <w:r w:rsidRPr="001C02C1">
              <w:t>12</w:t>
            </w:r>
          </w:p>
        </w:tc>
        <w:tc>
          <w:tcPr>
            <w:tcW w:w="0" w:type="auto"/>
            <w:vAlign w:val="center"/>
            <w:hideMark/>
          </w:tcPr>
          <w:p w14:paraId="47C3BBBE" w14:textId="77777777" w:rsidR="007A4E3D" w:rsidRPr="001C02C1" w:rsidRDefault="007A4E3D" w:rsidP="00484281">
            <w:pPr>
              <w:jc w:val="center"/>
            </w:pPr>
            <w:r w:rsidRPr="001C02C1">
              <w:t>193.015</w:t>
            </w:r>
          </w:p>
        </w:tc>
        <w:tc>
          <w:tcPr>
            <w:tcW w:w="0" w:type="auto"/>
            <w:vAlign w:val="center"/>
            <w:hideMark/>
          </w:tcPr>
          <w:p w14:paraId="3B064A68" w14:textId="77777777" w:rsidR="007A4E3D" w:rsidRPr="001C02C1" w:rsidRDefault="007A4E3D" w:rsidP="00484281">
            <w:pPr>
              <w:jc w:val="center"/>
            </w:pPr>
            <w:r w:rsidRPr="001C02C1">
              <w:t>195.010</w:t>
            </w:r>
          </w:p>
        </w:tc>
        <w:tc>
          <w:tcPr>
            <w:tcW w:w="0" w:type="auto"/>
            <w:vAlign w:val="center"/>
            <w:hideMark/>
          </w:tcPr>
          <w:p w14:paraId="7B613E36" w14:textId="77777777" w:rsidR="007A4E3D" w:rsidRPr="001C02C1" w:rsidRDefault="007A4E3D" w:rsidP="00484281">
            <w:pPr>
              <w:jc w:val="center"/>
            </w:pPr>
            <w:r w:rsidRPr="001C02C1">
              <w:t>4.306</w:t>
            </w:r>
          </w:p>
        </w:tc>
        <w:tc>
          <w:tcPr>
            <w:tcW w:w="0" w:type="auto"/>
            <w:vAlign w:val="center"/>
            <w:hideMark/>
          </w:tcPr>
          <w:p w14:paraId="5C9C93ED" w14:textId="77777777" w:rsidR="007A4E3D" w:rsidRPr="001C02C1" w:rsidRDefault="007A4E3D" w:rsidP="00484281">
            <w:pPr>
              <w:jc w:val="center"/>
            </w:pPr>
            <w:r w:rsidRPr="001C02C1">
              <w:t>634.044</w:t>
            </w:r>
          </w:p>
        </w:tc>
        <w:tc>
          <w:tcPr>
            <w:tcW w:w="0" w:type="auto"/>
            <w:vAlign w:val="center"/>
            <w:hideMark/>
          </w:tcPr>
          <w:p w14:paraId="7DE3E41A" w14:textId="77777777" w:rsidR="007A4E3D" w:rsidRPr="001C02C1" w:rsidRDefault="007A4E3D" w:rsidP="00484281">
            <w:pPr>
              <w:jc w:val="center"/>
            </w:pPr>
            <w:r w:rsidRPr="001C02C1">
              <w:t>634.365</w:t>
            </w:r>
          </w:p>
        </w:tc>
        <w:tc>
          <w:tcPr>
            <w:tcW w:w="0" w:type="auto"/>
            <w:vAlign w:val="center"/>
            <w:hideMark/>
          </w:tcPr>
          <w:p w14:paraId="2AB2C710" w14:textId="77777777" w:rsidR="007A4E3D" w:rsidRPr="001C02C1" w:rsidRDefault="007A4E3D" w:rsidP="00484281">
            <w:pPr>
              <w:jc w:val="center"/>
            </w:pPr>
            <w:r w:rsidRPr="001C02C1">
              <w:t>9.094</w:t>
            </w:r>
          </w:p>
        </w:tc>
        <w:tc>
          <w:tcPr>
            <w:tcW w:w="0" w:type="auto"/>
            <w:vAlign w:val="center"/>
            <w:hideMark/>
          </w:tcPr>
          <w:p w14:paraId="278B6FD4" w14:textId="77777777" w:rsidR="007A4E3D" w:rsidRPr="001C02C1" w:rsidRDefault="007A4E3D" w:rsidP="00484281">
            <w:pPr>
              <w:jc w:val="center"/>
            </w:pPr>
            <w:r w:rsidRPr="001C02C1">
              <w:t>0.0498</w:t>
            </w:r>
          </w:p>
        </w:tc>
        <w:tc>
          <w:tcPr>
            <w:tcW w:w="0" w:type="auto"/>
            <w:vAlign w:val="center"/>
            <w:hideMark/>
          </w:tcPr>
          <w:p w14:paraId="2B4DE8A4" w14:textId="77777777" w:rsidR="007A4E3D" w:rsidRPr="001C02C1" w:rsidRDefault="007A4E3D" w:rsidP="00484281">
            <w:pPr>
              <w:jc w:val="center"/>
            </w:pPr>
            <w:r w:rsidRPr="001C02C1">
              <w:t>150.7</w:t>
            </w:r>
          </w:p>
        </w:tc>
      </w:tr>
      <w:tr w:rsidR="007A4E3D" w:rsidRPr="00437F6E" w14:paraId="46F816C9" w14:textId="77777777" w:rsidTr="00484281">
        <w:trPr>
          <w:tblCellSpacing w:w="15" w:type="dxa"/>
        </w:trPr>
        <w:tc>
          <w:tcPr>
            <w:tcW w:w="0" w:type="auto"/>
            <w:vAlign w:val="center"/>
            <w:hideMark/>
          </w:tcPr>
          <w:p w14:paraId="1F264046" w14:textId="77777777" w:rsidR="007A4E3D" w:rsidRPr="001C02C1" w:rsidRDefault="007A4E3D" w:rsidP="00484281">
            <w:pPr>
              <w:jc w:val="center"/>
            </w:pPr>
            <w:r w:rsidRPr="001C02C1">
              <w:t>1.00</w:t>
            </w:r>
          </w:p>
        </w:tc>
        <w:tc>
          <w:tcPr>
            <w:tcW w:w="0" w:type="auto"/>
            <w:vAlign w:val="center"/>
            <w:hideMark/>
          </w:tcPr>
          <w:p w14:paraId="197C83F1" w14:textId="77777777" w:rsidR="007A4E3D" w:rsidRPr="001C02C1" w:rsidRDefault="007A4E3D" w:rsidP="00484281">
            <w:pPr>
              <w:jc w:val="center"/>
            </w:pPr>
            <w:r w:rsidRPr="001C02C1">
              <w:t>12</w:t>
            </w:r>
          </w:p>
        </w:tc>
        <w:tc>
          <w:tcPr>
            <w:tcW w:w="0" w:type="auto"/>
            <w:vAlign w:val="center"/>
            <w:hideMark/>
          </w:tcPr>
          <w:p w14:paraId="58DE651A" w14:textId="77777777" w:rsidR="007A4E3D" w:rsidRPr="001C02C1" w:rsidRDefault="007A4E3D" w:rsidP="00484281">
            <w:pPr>
              <w:jc w:val="center"/>
            </w:pPr>
            <w:r w:rsidRPr="001C02C1">
              <w:t>189.890</w:t>
            </w:r>
          </w:p>
        </w:tc>
        <w:tc>
          <w:tcPr>
            <w:tcW w:w="0" w:type="auto"/>
            <w:vAlign w:val="center"/>
            <w:hideMark/>
          </w:tcPr>
          <w:p w14:paraId="66D98B42" w14:textId="77777777" w:rsidR="007A4E3D" w:rsidRPr="001C02C1" w:rsidRDefault="007A4E3D" w:rsidP="00484281">
            <w:pPr>
              <w:jc w:val="center"/>
            </w:pPr>
            <w:r w:rsidRPr="001C02C1">
              <w:t>189.839</w:t>
            </w:r>
          </w:p>
        </w:tc>
        <w:tc>
          <w:tcPr>
            <w:tcW w:w="0" w:type="auto"/>
            <w:vAlign w:val="center"/>
            <w:hideMark/>
          </w:tcPr>
          <w:p w14:paraId="42C043A2" w14:textId="77777777" w:rsidR="007A4E3D" w:rsidRPr="001C02C1" w:rsidRDefault="007A4E3D" w:rsidP="00484281">
            <w:pPr>
              <w:jc w:val="center"/>
            </w:pPr>
            <w:r w:rsidRPr="001C02C1">
              <w:t>6.095</w:t>
            </w:r>
          </w:p>
        </w:tc>
        <w:tc>
          <w:tcPr>
            <w:tcW w:w="0" w:type="auto"/>
            <w:vAlign w:val="center"/>
            <w:hideMark/>
          </w:tcPr>
          <w:p w14:paraId="64EF83D4" w14:textId="77777777" w:rsidR="007A4E3D" w:rsidRPr="001C02C1" w:rsidRDefault="007A4E3D" w:rsidP="00484281">
            <w:pPr>
              <w:jc w:val="center"/>
            </w:pPr>
            <w:r w:rsidRPr="001C02C1">
              <w:t>625.983</w:t>
            </w:r>
          </w:p>
        </w:tc>
        <w:tc>
          <w:tcPr>
            <w:tcW w:w="0" w:type="auto"/>
            <w:vAlign w:val="center"/>
            <w:hideMark/>
          </w:tcPr>
          <w:p w14:paraId="53A13E05" w14:textId="77777777" w:rsidR="007A4E3D" w:rsidRPr="001C02C1" w:rsidRDefault="007A4E3D" w:rsidP="00484281">
            <w:pPr>
              <w:jc w:val="center"/>
            </w:pPr>
            <w:r w:rsidRPr="001C02C1">
              <w:t>625.144</w:t>
            </w:r>
          </w:p>
        </w:tc>
        <w:tc>
          <w:tcPr>
            <w:tcW w:w="0" w:type="auto"/>
            <w:vAlign w:val="center"/>
            <w:hideMark/>
          </w:tcPr>
          <w:p w14:paraId="6BD53622" w14:textId="77777777" w:rsidR="007A4E3D" w:rsidRPr="001C02C1" w:rsidRDefault="007A4E3D" w:rsidP="00484281">
            <w:pPr>
              <w:jc w:val="center"/>
            </w:pPr>
            <w:r w:rsidRPr="001C02C1">
              <w:t>12.319</w:t>
            </w:r>
          </w:p>
        </w:tc>
        <w:tc>
          <w:tcPr>
            <w:tcW w:w="0" w:type="auto"/>
            <w:vAlign w:val="center"/>
            <w:hideMark/>
          </w:tcPr>
          <w:p w14:paraId="6D8A9AE7" w14:textId="77777777" w:rsidR="007A4E3D" w:rsidRPr="001C02C1" w:rsidRDefault="007A4E3D" w:rsidP="00484281">
            <w:pPr>
              <w:jc w:val="center"/>
            </w:pPr>
            <w:r w:rsidRPr="001C02C1">
              <w:t>0.0263</w:t>
            </w:r>
          </w:p>
        </w:tc>
        <w:tc>
          <w:tcPr>
            <w:tcW w:w="0" w:type="auto"/>
            <w:vAlign w:val="center"/>
            <w:hideMark/>
          </w:tcPr>
          <w:p w14:paraId="796586FA" w14:textId="77777777" w:rsidR="007A4E3D" w:rsidRPr="001C02C1" w:rsidRDefault="007A4E3D" w:rsidP="00484281">
            <w:pPr>
              <w:jc w:val="center"/>
            </w:pPr>
            <w:r w:rsidRPr="001C02C1">
              <w:t>150.9</w:t>
            </w:r>
          </w:p>
        </w:tc>
      </w:tr>
    </w:tbl>
    <w:p w14:paraId="20109A3D" w14:textId="77777777" w:rsidR="007A4E3D" w:rsidRPr="00437F6E" w:rsidRDefault="007A4E3D" w:rsidP="007A4E3D">
      <w:pPr>
        <w:spacing w:before="100" w:beforeAutospacing="1" w:after="100" w:afterAutospacing="1"/>
      </w:pPr>
      <w:r w:rsidRPr="00437F6E">
        <w:t>The R101-derived results showed a weaker and non-monotonic response.</w:t>
      </w:r>
    </w:p>
    <w:p w14:paraId="2739553B" w14:textId="77777777" w:rsidR="007A4E3D" w:rsidRPr="00437F6E" w:rsidRDefault="007A4E3D" w:rsidP="007A4E3D">
      <w:pPr>
        <w:spacing w:before="100" w:beforeAutospacing="1" w:after="100" w:afterAutospacing="1"/>
      </w:pPr>
      <w:r w:rsidRPr="00437F6E">
        <w:lastRenderedPageBreak/>
        <w:t xml:space="preserve">Compared with </w:t>
      </w:r>
      <m:oMath>
        <m:r>
          <m:rPr>
            <m:sty m:val="bi"/>
          </m:rPr>
          <w:rPr>
            <w:rFonts w:ascii="Cambria Math" w:hAnsi="Cambria Math"/>
            <w:lang w:val="vi-VN"/>
          </w:rPr>
          <m:t>(λ=0)</m:t>
        </m:r>
      </m:oMath>
      <w:r>
        <w:rPr>
          <w:b/>
          <w:bCs/>
          <w:lang w:val="vi-VN"/>
        </w:rPr>
        <w:t xml:space="preserve">, </w:t>
      </w:r>
      <w:r w:rsidRPr="00437F6E">
        <w:t xml:space="preserve">the </w:t>
      </w:r>
      <m:oMath>
        <m:r>
          <m:rPr>
            <m:sty m:val="bi"/>
          </m:rPr>
          <w:rPr>
            <w:rFonts w:ascii="Cambria Math" w:hAnsi="Cambria Math"/>
            <w:lang w:val="vi-VN"/>
          </w:rPr>
          <m:t>(λ=1.00)</m:t>
        </m:r>
      </m:oMath>
      <w:r>
        <w:rPr>
          <w:b/>
          <w:bCs/>
          <w:lang w:val="vi-VN"/>
        </w:rPr>
        <w:t xml:space="preserve"> </w:t>
      </w:r>
      <w:r w:rsidRPr="00437F6E">
        <w:t xml:space="preserve">configuration reduced mean emissions by approximately </w:t>
      </w:r>
      <w:r w:rsidRPr="0030428C">
        <w:rPr>
          <w:b/>
          <w:bCs/>
        </w:rPr>
        <w:t>0.95%</w:t>
      </w:r>
      <w:r w:rsidRPr="00437F6E">
        <w:t xml:space="preserve"> and mean cost by approximately </w:t>
      </w:r>
      <w:r w:rsidRPr="00B315D6">
        <w:rPr>
          <w:b/>
          <w:bCs/>
        </w:rPr>
        <w:t>0.14%.</w:t>
      </w:r>
      <w:r w:rsidRPr="00437F6E">
        <w:t xml:space="preserve"> The </w:t>
      </w:r>
      <m:oMath>
        <m:r>
          <m:rPr>
            <m:sty m:val="bi"/>
          </m:rPr>
          <w:rPr>
            <w:rFonts w:ascii="Cambria Math" w:hAnsi="Cambria Math"/>
            <w:lang w:val="vi-VN"/>
          </w:rPr>
          <m:t>(λ=0.50)</m:t>
        </m:r>
      </m:oMath>
      <w:r>
        <w:rPr>
          <w:lang w:val="vi-VN"/>
        </w:rPr>
        <w:t xml:space="preserve"> </w:t>
      </w:r>
      <w:r w:rsidRPr="00437F6E">
        <w:t>configuration also produced small reductions in both mean measures.</w:t>
      </w:r>
    </w:p>
    <w:p w14:paraId="098D4C48" w14:textId="64E49E21" w:rsidR="007A4E3D" w:rsidRPr="00437F6E" w:rsidRDefault="007A4E3D" w:rsidP="007A4E3D">
      <w:pPr>
        <w:spacing w:before="100" w:beforeAutospacing="1" w:after="100" w:afterAutospacing="1"/>
      </w:pPr>
      <w:r w:rsidRPr="00437F6E">
        <w:t xml:space="preserve">In contrast, </w:t>
      </w:r>
      <m:oMath>
        <m:r>
          <m:rPr>
            <m:sty m:val="bi"/>
          </m:rPr>
          <w:rPr>
            <w:rFonts w:ascii="Cambria Math" w:hAnsi="Cambria Math"/>
            <w:lang w:val="vi-VN"/>
          </w:rPr>
          <m:t>(λ=0.75)</m:t>
        </m:r>
      </m:oMath>
      <w:r>
        <w:rPr>
          <w:b/>
          <w:bCs/>
          <w:lang w:val="vi-VN"/>
        </w:rPr>
        <w:t>,</w:t>
      </w:r>
      <w:r w:rsidRPr="00437F6E">
        <w:t xml:space="preserve"> increased mean cost by approximately </w:t>
      </w:r>
      <w:r w:rsidRPr="00D327AC">
        <w:rPr>
          <w:b/>
          <w:bCs/>
        </w:rPr>
        <w:t>1.50%</w:t>
      </w:r>
      <w:r w:rsidRPr="00437F6E">
        <w:t xml:space="preserve"> and increased mean emissions by approximately </w:t>
      </w:r>
      <w:r w:rsidRPr="0030428C">
        <w:rPr>
          <w:b/>
          <w:bCs/>
        </w:rPr>
        <w:t>0.32%.</w:t>
      </w:r>
      <w:r w:rsidRPr="00437F6E">
        <w:t xml:space="preserve"> The R101-derived outcomes therefore did not form a clear monotonic trade-off.</w:t>
      </w:r>
    </w:p>
    <w:p w14:paraId="0CB411D8" w14:textId="77777777" w:rsidR="007A4E3D" w:rsidRPr="00326086" w:rsidRDefault="007A4E3D" w:rsidP="007A4E3D">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55" w:name="_Toc232010433"/>
      <w:r w:rsidRPr="00326086">
        <w:rPr>
          <w:rFonts w:ascii="Times New Roman" w:eastAsia="SimSun" w:hAnsi="Times New Roman" w:cs="Times New Roman"/>
          <w:color w:val="auto"/>
          <w:sz w:val="32"/>
          <w:szCs w:val="32"/>
          <w:lang w:eastAsia="zh-CN"/>
        </w:rPr>
        <w:t>6.</w:t>
      </w:r>
      <w:r>
        <w:rPr>
          <w:rFonts w:ascii="Times New Roman" w:eastAsia="SimSun" w:hAnsi="Times New Roman" w:cs="Times New Roman"/>
          <w:color w:val="auto"/>
          <w:sz w:val="32"/>
          <w:szCs w:val="32"/>
          <w:lang w:val="vi-VN" w:eastAsia="zh-CN"/>
        </w:rPr>
        <w:t>6</w:t>
      </w:r>
      <w:r w:rsidRPr="00326086">
        <w:rPr>
          <w:rFonts w:ascii="Times New Roman" w:eastAsia="SimSun" w:hAnsi="Times New Roman" w:cs="Times New Roman"/>
          <w:color w:val="auto"/>
          <w:sz w:val="32"/>
          <w:szCs w:val="32"/>
          <w:lang w:eastAsia="zh-CN"/>
        </w:rPr>
        <w:t xml:space="preserve"> Improvement from the Initial Construction</w:t>
      </w:r>
      <w:bookmarkEnd w:id="55"/>
    </w:p>
    <w:p w14:paraId="731D3AF8" w14:textId="77777777" w:rsidR="007A4E3D" w:rsidRPr="00437F6E" w:rsidRDefault="007A4E3D" w:rsidP="007A4E3D">
      <w:pPr>
        <w:spacing w:before="100" w:beforeAutospacing="1" w:after="100" w:afterAutospacing="1"/>
      </w:pPr>
      <w:r w:rsidRPr="00437F6E">
        <w:rPr>
          <w:b/>
          <w:bCs/>
        </w:rPr>
        <w:t xml:space="preserve">Table 20. </w:t>
      </w:r>
      <w:r w:rsidRPr="00927DCF">
        <w:t>Mean improvement from the initial solution to the final ALNS 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3206"/>
        <w:gridCol w:w="3702"/>
      </w:tblGrid>
      <w:tr w:rsidR="007A4E3D" w:rsidRPr="00437F6E" w14:paraId="75C1E399" w14:textId="77777777" w:rsidTr="00484281">
        <w:trPr>
          <w:tblHeader/>
          <w:tblCellSpacing w:w="15" w:type="dxa"/>
        </w:trPr>
        <w:tc>
          <w:tcPr>
            <w:tcW w:w="0" w:type="auto"/>
            <w:shd w:val="clear" w:color="auto" w:fill="002060"/>
            <w:vAlign w:val="center"/>
            <w:hideMark/>
          </w:tcPr>
          <w:p w14:paraId="436C4271" w14:textId="77777777" w:rsidR="007A4E3D" w:rsidRPr="00437F6E" w:rsidRDefault="007A4E3D" w:rsidP="00484281">
            <w:pPr>
              <w:jc w:val="center"/>
              <w:rPr>
                <w:b/>
                <w:bCs/>
              </w:rPr>
            </w:pPr>
            <w:r w:rsidRPr="00437F6E">
              <w:rPr>
                <w:b/>
                <w:bCs/>
              </w:rPr>
              <w:t>Instance</w:t>
            </w:r>
          </w:p>
        </w:tc>
        <w:tc>
          <w:tcPr>
            <w:tcW w:w="0" w:type="auto"/>
            <w:shd w:val="clear" w:color="auto" w:fill="002060"/>
            <w:vAlign w:val="center"/>
            <w:hideMark/>
          </w:tcPr>
          <w:p w14:paraId="2B3DB6C1" w14:textId="77777777" w:rsidR="007A4E3D" w:rsidRPr="00437F6E" w:rsidRDefault="007A4E3D" w:rsidP="00484281">
            <w:pPr>
              <w:jc w:val="right"/>
              <w:rPr>
                <w:b/>
                <w:bCs/>
              </w:rPr>
            </w:pPr>
            <w:r w:rsidRPr="00437F6E">
              <w:rPr>
                <w:b/>
                <w:bCs/>
              </w:rPr>
              <w:t>Mean cost improvement range</w:t>
            </w:r>
          </w:p>
        </w:tc>
        <w:tc>
          <w:tcPr>
            <w:tcW w:w="0" w:type="auto"/>
            <w:shd w:val="clear" w:color="auto" w:fill="002060"/>
            <w:vAlign w:val="center"/>
            <w:hideMark/>
          </w:tcPr>
          <w:p w14:paraId="7998CB73" w14:textId="77777777" w:rsidR="007A4E3D" w:rsidRPr="00437F6E" w:rsidRDefault="007A4E3D" w:rsidP="00484281">
            <w:pPr>
              <w:jc w:val="right"/>
              <w:rPr>
                <w:b/>
                <w:bCs/>
              </w:rPr>
            </w:pPr>
            <w:r w:rsidRPr="00437F6E">
              <w:rPr>
                <w:b/>
                <w:bCs/>
              </w:rPr>
              <w:t>Mean emission improvement range</w:t>
            </w:r>
          </w:p>
        </w:tc>
      </w:tr>
      <w:tr w:rsidR="007A4E3D" w:rsidRPr="00437F6E" w14:paraId="12197196" w14:textId="77777777" w:rsidTr="00484281">
        <w:trPr>
          <w:tblCellSpacing w:w="15" w:type="dxa"/>
        </w:trPr>
        <w:tc>
          <w:tcPr>
            <w:tcW w:w="0" w:type="auto"/>
            <w:shd w:val="clear" w:color="auto" w:fill="DBE5F1" w:themeFill="accent1" w:themeFillTint="33"/>
            <w:vAlign w:val="center"/>
            <w:hideMark/>
          </w:tcPr>
          <w:p w14:paraId="2A456948" w14:textId="77777777" w:rsidR="007A4E3D" w:rsidRPr="00437F6E" w:rsidRDefault="007A4E3D" w:rsidP="00484281">
            <w:r w:rsidRPr="00437F6E">
              <w:t>C101-derived</w:t>
            </w:r>
          </w:p>
        </w:tc>
        <w:tc>
          <w:tcPr>
            <w:tcW w:w="0" w:type="auto"/>
            <w:shd w:val="clear" w:color="auto" w:fill="DBE5F1" w:themeFill="accent1" w:themeFillTint="33"/>
            <w:vAlign w:val="center"/>
            <w:hideMark/>
          </w:tcPr>
          <w:p w14:paraId="43E4BD02" w14:textId="77777777" w:rsidR="007A4E3D" w:rsidRPr="00437F6E" w:rsidRDefault="007A4E3D" w:rsidP="00484281">
            <w:pPr>
              <w:jc w:val="right"/>
            </w:pPr>
            <w:r w:rsidRPr="00437F6E">
              <w:t>33.67%–34.69%</w:t>
            </w:r>
          </w:p>
        </w:tc>
        <w:tc>
          <w:tcPr>
            <w:tcW w:w="0" w:type="auto"/>
            <w:shd w:val="clear" w:color="auto" w:fill="DBE5F1" w:themeFill="accent1" w:themeFillTint="33"/>
            <w:vAlign w:val="center"/>
            <w:hideMark/>
          </w:tcPr>
          <w:p w14:paraId="3933C500" w14:textId="77777777" w:rsidR="007A4E3D" w:rsidRPr="00437F6E" w:rsidRDefault="007A4E3D" w:rsidP="00484281">
            <w:pPr>
              <w:jc w:val="right"/>
            </w:pPr>
            <w:r w:rsidRPr="00437F6E">
              <w:t>31.38%–32.43%</w:t>
            </w:r>
          </w:p>
        </w:tc>
      </w:tr>
      <w:tr w:rsidR="007A4E3D" w:rsidRPr="00437F6E" w14:paraId="63FFA061" w14:textId="77777777" w:rsidTr="00484281">
        <w:trPr>
          <w:tblCellSpacing w:w="15" w:type="dxa"/>
        </w:trPr>
        <w:tc>
          <w:tcPr>
            <w:tcW w:w="0" w:type="auto"/>
            <w:shd w:val="clear" w:color="auto" w:fill="FDE9D9" w:themeFill="accent6" w:themeFillTint="33"/>
            <w:vAlign w:val="center"/>
            <w:hideMark/>
          </w:tcPr>
          <w:p w14:paraId="75274023" w14:textId="77777777" w:rsidR="007A4E3D" w:rsidRPr="00437F6E" w:rsidRDefault="007A4E3D" w:rsidP="00484281">
            <w:r w:rsidRPr="00437F6E">
              <w:t>R101-derived</w:t>
            </w:r>
          </w:p>
        </w:tc>
        <w:tc>
          <w:tcPr>
            <w:tcW w:w="0" w:type="auto"/>
            <w:shd w:val="clear" w:color="auto" w:fill="FDE9D9" w:themeFill="accent6" w:themeFillTint="33"/>
            <w:vAlign w:val="center"/>
            <w:hideMark/>
          </w:tcPr>
          <w:p w14:paraId="7DD464D7" w14:textId="77777777" w:rsidR="007A4E3D" w:rsidRPr="00437F6E" w:rsidRDefault="007A4E3D" w:rsidP="00484281">
            <w:pPr>
              <w:jc w:val="right"/>
            </w:pPr>
            <w:r w:rsidRPr="00437F6E">
              <w:t>28.2%–29.4%</w:t>
            </w:r>
          </w:p>
        </w:tc>
        <w:tc>
          <w:tcPr>
            <w:tcW w:w="0" w:type="auto"/>
            <w:shd w:val="clear" w:color="auto" w:fill="FDE9D9" w:themeFill="accent6" w:themeFillTint="33"/>
            <w:vAlign w:val="center"/>
            <w:hideMark/>
          </w:tcPr>
          <w:p w14:paraId="582D7C1F" w14:textId="77777777" w:rsidR="007A4E3D" w:rsidRPr="00437F6E" w:rsidRDefault="007A4E3D" w:rsidP="00484281">
            <w:pPr>
              <w:jc w:val="right"/>
            </w:pPr>
            <w:r w:rsidRPr="00437F6E">
              <w:t>27.3%–28.2%</w:t>
            </w:r>
          </w:p>
        </w:tc>
      </w:tr>
    </w:tbl>
    <w:p w14:paraId="60B89163" w14:textId="77777777" w:rsidR="007A4E3D" w:rsidRPr="00437F6E" w:rsidRDefault="007A4E3D" w:rsidP="007A4E3D">
      <w:pPr>
        <w:spacing w:before="100" w:beforeAutospacing="1" w:after="100" w:afterAutospacing="1"/>
      </w:pPr>
      <w:r w:rsidRPr="00437F6E">
        <w:t>ALNS improved the initial feasible construction under every tested lambda and both instance structures.</w:t>
      </w:r>
    </w:p>
    <w:p w14:paraId="23AE6F3D" w14:textId="77777777" w:rsidR="007A4E3D" w:rsidRDefault="007A4E3D" w:rsidP="007A4E3D">
      <w:pPr>
        <w:spacing w:before="100" w:beforeAutospacing="1" w:after="100" w:afterAutospacing="1"/>
        <w:rPr>
          <w:lang w:val="vi-VN"/>
        </w:rPr>
      </w:pPr>
      <w:r w:rsidRPr="00437F6E">
        <w:t>The improvement was larger for C101-derived than for R101-derived. This result may reflect greater consolidation opportunities in the clustered instance, although one instance from each family is not sufficient to establish a general spatial conclusion.</w:t>
      </w:r>
    </w:p>
    <w:p w14:paraId="00606AA9" w14:textId="77777777" w:rsidR="007A4E3D" w:rsidRPr="00005841" w:rsidRDefault="007A4E3D" w:rsidP="007A4E3D">
      <w:pPr>
        <w:spacing w:before="100" w:beforeAutospacing="1" w:after="100" w:afterAutospacing="1"/>
        <w:rPr>
          <w:lang w:val="vi-VN"/>
        </w:rPr>
      </w:pPr>
      <w:r>
        <w:rPr>
          <w:noProof/>
          <w:lang w:val="vi-VN"/>
        </w:rPr>
        <w:drawing>
          <wp:inline distT="0" distB="0" distL="0" distR="0" wp14:anchorId="1869DA3E" wp14:editId="2FE63EB0">
            <wp:extent cx="5486400" cy="3774440"/>
            <wp:effectExtent l="0" t="0" r="0" b="0"/>
            <wp:docPr id="1154788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88065" name="Picture 1154788065"/>
                    <pic:cNvPicPr/>
                  </pic:nvPicPr>
                  <pic:blipFill>
                    <a:blip r:embed="rId14"/>
                    <a:stretch>
                      <a:fillRect/>
                    </a:stretch>
                  </pic:blipFill>
                  <pic:spPr>
                    <a:xfrm>
                      <a:off x="0" y="0"/>
                      <a:ext cx="5486400" cy="3774440"/>
                    </a:xfrm>
                    <a:prstGeom prst="rect">
                      <a:avLst/>
                    </a:prstGeom>
                  </pic:spPr>
                </pic:pic>
              </a:graphicData>
            </a:graphic>
          </wp:inline>
        </w:drawing>
      </w:r>
    </w:p>
    <w:p w14:paraId="75EE3CB1" w14:textId="77777777" w:rsidR="007A4E3D" w:rsidRPr="00437F6E" w:rsidRDefault="007A4E3D" w:rsidP="007A4E3D">
      <w:pPr>
        <w:spacing w:before="100" w:beforeAutospacing="1" w:after="100" w:afterAutospacing="1"/>
      </w:pPr>
      <w:r w:rsidRPr="00437F6E">
        <w:rPr>
          <w:b/>
          <w:bCs/>
        </w:rPr>
        <w:lastRenderedPageBreak/>
        <w:t xml:space="preserve">Figure 6. </w:t>
      </w:r>
      <w:r w:rsidRPr="00D365D7">
        <w:t>Mean ALNS improvement from the initial construction.</w:t>
      </w:r>
    </w:p>
    <w:p w14:paraId="4F9B41B8" w14:textId="77777777" w:rsidR="007A4E3D" w:rsidRPr="00D365D7" w:rsidRDefault="007A4E3D" w:rsidP="007A4E3D">
      <w:pPr>
        <w:spacing w:before="100" w:beforeAutospacing="1" w:after="100" w:afterAutospacing="1"/>
        <w:rPr>
          <w:lang w:val="vi-VN"/>
        </w:rPr>
      </w:pPr>
      <w:r w:rsidRPr="00437F6E">
        <w:t>The figure compares the average percentage improvement in cost and emissions for the two derived instances.</w:t>
      </w:r>
    </w:p>
    <w:p w14:paraId="12350D95" w14:textId="77777777" w:rsidR="007A4E3D" w:rsidRPr="005C0824" w:rsidRDefault="007A4E3D" w:rsidP="007A4E3D">
      <w:pPr>
        <w:pStyle w:val="Heading2"/>
        <w:spacing w:before="100" w:beforeAutospacing="1" w:after="100" w:afterAutospacing="1" w:line="278" w:lineRule="auto"/>
        <w:rPr>
          <w:rFonts w:ascii="Times New Roman" w:eastAsia="SimSun" w:hAnsi="Times New Roman" w:cs="Times New Roman"/>
          <w:color w:val="auto"/>
          <w:sz w:val="32"/>
          <w:szCs w:val="32"/>
          <w:lang w:val="vi-VN" w:eastAsia="zh-CN"/>
        </w:rPr>
      </w:pPr>
      <w:bookmarkStart w:id="56" w:name="_Toc232010434"/>
      <w:r w:rsidRPr="00326086">
        <w:rPr>
          <w:rFonts w:ascii="Times New Roman" w:eastAsia="SimSun" w:hAnsi="Times New Roman" w:cs="Times New Roman"/>
          <w:color w:val="auto"/>
          <w:sz w:val="32"/>
          <w:szCs w:val="32"/>
          <w:lang w:eastAsia="zh-CN"/>
        </w:rPr>
        <w:t xml:space="preserve">6.7 </w:t>
      </w:r>
      <w:r w:rsidRPr="005C0824">
        <w:rPr>
          <w:rFonts w:ascii="Times New Roman" w:eastAsia="SimSun" w:hAnsi="Times New Roman" w:cs="Times New Roman"/>
          <w:color w:val="auto"/>
          <w:sz w:val="32"/>
          <w:szCs w:val="32"/>
          <w:lang w:eastAsia="zh-CN"/>
        </w:rPr>
        <w:t>Relative C101–R101 Comparison</w:t>
      </w:r>
      <w:bookmarkEnd w:id="56"/>
    </w:p>
    <w:p w14:paraId="1856C986" w14:textId="77777777" w:rsidR="007A4E3D" w:rsidRPr="00437F6E" w:rsidRDefault="007A4E3D" w:rsidP="007A4E3D">
      <w:pPr>
        <w:spacing w:before="100" w:beforeAutospacing="1" w:after="100" w:afterAutospacing="1"/>
      </w:pPr>
      <w:r w:rsidRPr="00437F6E">
        <w:t>Because the two instances have different raw distance scales, the comparison is based on changes from each instance’s own (\lambda=0) baseline.</w:t>
      </w:r>
    </w:p>
    <w:p w14:paraId="547DDC97" w14:textId="77777777" w:rsidR="007A4E3D" w:rsidRPr="00437F6E" w:rsidRDefault="007A4E3D" w:rsidP="007A4E3D">
      <w:pPr>
        <w:spacing w:before="100" w:beforeAutospacing="1" w:after="100" w:afterAutospacing="1"/>
      </w:pPr>
      <w:r w:rsidRPr="00437F6E">
        <w:rPr>
          <w:b/>
          <w:bCs/>
        </w:rPr>
        <w:t xml:space="preserve">Table 21. </w:t>
      </w:r>
      <w:r w:rsidRPr="00F71461">
        <w:t>Relative changes from the (\lambda=0) baseline.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1276"/>
        <w:gridCol w:w="2126"/>
        <w:gridCol w:w="2693"/>
      </w:tblGrid>
      <w:tr w:rsidR="007A4E3D" w:rsidRPr="00437F6E" w14:paraId="70303EFB" w14:textId="77777777" w:rsidTr="00484281">
        <w:trPr>
          <w:tblHeader/>
          <w:tblCellSpacing w:w="15" w:type="dxa"/>
        </w:trPr>
        <w:tc>
          <w:tcPr>
            <w:tcW w:w="1935" w:type="dxa"/>
            <w:shd w:val="clear" w:color="auto" w:fill="002060"/>
            <w:vAlign w:val="center"/>
            <w:hideMark/>
          </w:tcPr>
          <w:p w14:paraId="47105CA2" w14:textId="77777777" w:rsidR="007A4E3D" w:rsidRPr="00437F6E" w:rsidRDefault="007A4E3D" w:rsidP="00484281">
            <w:pPr>
              <w:jc w:val="center"/>
              <w:rPr>
                <w:b/>
                <w:bCs/>
              </w:rPr>
            </w:pPr>
            <w:r w:rsidRPr="00437F6E">
              <w:rPr>
                <w:b/>
                <w:bCs/>
              </w:rPr>
              <w:t>Instance</w:t>
            </w:r>
          </w:p>
        </w:tc>
        <w:tc>
          <w:tcPr>
            <w:tcW w:w="1246" w:type="dxa"/>
            <w:shd w:val="clear" w:color="auto" w:fill="002060"/>
            <w:vAlign w:val="center"/>
            <w:hideMark/>
          </w:tcPr>
          <w:p w14:paraId="59BE8545" w14:textId="77777777" w:rsidR="007A4E3D" w:rsidRPr="00F71461" w:rsidRDefault="007A4E3D" w:rsidP="00484281">
            <w:pPr>
              <w:jc w:val="right"/>
              <w:rPr>
                <w:b/>
                <w:bCs/>
                <w:lang w:val="vi-VN"/>
              </w:rPr>
            </w:pPr>
            <m:oMathPara>
              <m:oMath>
                <m:r>
                  <m:rPr>
                    <m:sty m:val="bi"/>
                  </m:rPr>
                  <w:rPr>
                    <w:rFonts w:ascii="Cambria Math" w:hAnsi="Cambria Math"/>
                    <w:lang w:val="vi-VN"/>
                  </w:rPr>
                  <m:t>λ</m:t>
                </m:r>
              </m:oMath>
            </m:oMathPara>
          </w:p>
        </w:tc>
        <w:tc>
          <w:tcPr>
            <w:tcW w:w="2096" w:type="dxa"/>
            <w:shd w:val="clear" w:color="auto" w:fill="002060"/>
            <w:vAlign w:val="center"/>
            <w:hideMark/>
          </w:tcPr>
          <w:p w14:paraId="7D0BA0C6" w14:textId="77777777" w:rsidR="007A4E3D" w:rsidRPr="00437F6E" w:rsidRDefault="007A4E3D" w:rsidP="00484281">
            <w:pPr>
              <w:jc w:val="right"/>
              <w:rPr>
                <w:b/>
                <w:bCs/>
              </w:rPr>
            </w:pPr>
            <w:r w:rsidRPr="00437F6E">
              <w:rPr>
                <w:b/>
                <w:bCs/>
              </w:rPr>
              <w:t>Cost change (%)</w:t>
            </w:r>
          </w:p>
        </w:tc>
        <w:tc>
          <w:tcPr>
            <w:tcW w:w="2648" w:type="dxa"/>
            <w:shd w:val="clear" w:color="auto" w:fill="002060"/>
            <w:vAlign w:val="center"/>
            <w:hideMark/>
          </w:tcPr>
          <w:p w14:paraId="4223BDAC" w14:textId="77777777" w:rsidR="007A4E3D" w:rsidRPr="00437F6E" w:rsidRDefault="007A4E3D" w:rsidP="00484281">
            <w:pPr>
              <w:jc w:val="right"/>
              <w:rPr>
                <w:b/>
                <w:bCs/>
              </w:rPr>
            </w:pPr>
            <w:r w:rsidRPr="00437F6E">
              <w:rPr>
                <w:b/>
                <w:bCs/>
              </w:rPr>
              <w:t>Emission reduction (%)</w:t>
            </w:r>
          </w:p>
        </w:tc>
      </w:tr>
      <w:tr w:rsidR="007A4E3D" w:rsidRPr="00437F6E" w14:paraId="1232B9C2" w14:textId="77777777" w:rsidTr="00484281">
        <w:trPr>
          <w:tblCellSpacing w:w="15" w:type="dxa"/>
        </w:trPr>
        <w:tc>
          <w:tcPr>
            <w:tcW w:w="1935" w:type="dxa"/>
            <w:shd w:val="clear" w:color="auto" w:fill="DBE5F1" w:themeFill="accent1" w:themeFillTint="33"/>
            <w:vAlign w:val="center"/>
            <w:hideMark/>
          </w:tcPr>
          <w:p w14:paraId="05ED18AD" w14:textId="77777777" w:rsidR="007A4E3D" w:rsidRPr="00437F6E" w:rsidRDefault="007A4E3D" w:rsidP="00484281">
            <w:r w:rsidRPr="00437F6E">
              <w:t>C101-derived</w:t>
            </w:r>
          </w:p>
        </w:tc>
        <w:tc>
          <w:tcPr>
            <w:tcW w:w="1246" w:type="dxa"/>
            <w:shd w:val="clear" w:color="auto" w:fill="DBE5F1" w:themeFill="accent1" w:themeFillTint="33"/>
            <w:vAlign w:val="center"/>
            <w:hideMark/>
          </w:tcPr>
          <w:p w14:paraId="73D85121" w14:textId="77777777" w:rsidR="007A4E3D" w:rsidRPr="00437F6E" w:rsidRDefault="007A4E3D" w:rsidP="00484281">
            <w:pPr>
              <w:jc w:val="right"/>
            </w:pPr>
            <w:r w:rsidRPr="00437F6E">
              <w:t>0.25</w:t>
            </w:r>
          </w:p>
        </w:tc>
        <w:tc>
          <w:tcPr>
            <w:tcW w:w="2096" w:type="dxa"/>
            <w:shd w:val="clear" w:color="auto" w:fill="DBE5F1" w:themeFill="accent1" w:themeFillTint="33"/>
            <w:vAlign w:val="center"/>
            <w:hideMark/>
          </w:tcPr>
          <w:p w14:paraId="4CAD463D" w14:textId="77777777" w:rsidR="007A4E3D" w:rsidRPr="00437F6E" w:rsidRDefault="007A4E3D" w:rsidP="00484281">
            <w:pPr>
              <w:jc w:val="right"/>
            </w:pPr>
            <w:r w:rsidRPr="00437F6E">
              <w:t>−1.10</w:t>
            </w:r>
          </w:p>
        </w:tc>
        <w:tc>
          <w:tcPr>
            <w:tcW w:w="2648" w:type="dxa"/>
            <w:shd w:val="clear" w:color="auto" w:fill="DBE5F1" w:themeFill="accent1" w:themeFillTint="33"/>
            <w:vAlign w:val="center"/>
            <w:hideMark/>
          </w:tcPr>
          <w:p w14:paraId="2E6C778A" w14:textId="77777777" w:rsidR="007A4E3D" w:rsidRPr="00437F6E" w:rsidRDefault="007A4E3D" w:rsidP="00484281">
            <w:pPr>
              <w:jc w:val="right"/>
            </w:pPr>
            <w:r w:rsidRPr="00437F6E">
              <w:t>1.04</w:t>
            </w:r>
          </w:p>
        </w:tc>
      </w:tr>
      <w:tr w:rsidR="007A4E3D" w:rsidRPr="00437F6E" w14:paraId="72A80BE6" w14:textId="77777777" w:rsidTr="00484281">
        <w:trPr>
          <w:tblCellSpacing w:w="15" w:type="dxa"/>
        </w:trPr>
        <w:tc>
          <w:tcPr>
            <w:tcW w:w="1935" w:type="dxa"/>
            <w:shd w:val="clear" w:color="auto" w:fill="DBE5F1" w:themeFill="accent1" w:themeFillTint="33"/>
            <w:vAlign w:val="center"/>
            <w:hideMark/>
          </w:tcPr>
          <w:p w14:paraId="3F0D0C09" w14:textId="77777777" w:rsidR="007A4E3D" w:rsidRPr="00437F6E" w:rsidRDefault="007A4E3D" w:rsidP="00484281">
            <w:r w:rsidRPr="00437F6E">
              <w:t>C101-derived</w:t>
            </w:r>
          </w:p>
        </w:tc>
        <w:tc>
          <w:tcPr>
            <w:tcW w:w="1246" w:type="dxa"/>
            <w:shd w:val="clear" w:color="auto" w:fill="DBE5F1" w:themeFill="accent1" w:themeFillTint="33"/>
            <w:vAlign w:val="center"/>
            <w:hideMark/>
          </w:tcPr>
          <w:p w14:paraId="729396D3" w14:textId="77777777" w:rsidR="007A4E3D" w:rsidRPr="00437F6E" w:rsidRDefault="007A4E3D" w:rsidP="00484281">
            <w:pPr>
              <w:jc w:val="right"/>
            </w:pPr>
            <w:r w:rsidRPr="00437F6E">
              <w:t>0.50</w:t>
            </w:r>
          </w:p>
        </w:tc>
        <w:tc>
          <w:tcPr>
            <w:tcW w:w="2096" w:type="dxa"/>
            <w:shd w:val="clear" w:color="auto" w:fill="DBE5F1" w:themeFill="accent1" w:themeFillTint="33"/>
            <w:vAlign w:val="center"/>
            <w:hideMark/>
          </w:tcPr>
          <w:p w14:paraId="230E0986" w14:textId="77777777" w:rsidR="007A4E3D" w:rsidRPr="00437F6E" w:rsidRDefault="007A4E3D" w:rsidP="00484281">
            <w:pPr>
              <w:jc w:val="right"/>
            </w:pPr>
            <w:r w:rsidRPr="00437F6E">
              <w:t>−1.55</w:t>
            </w:r>
          </w:p>
        </w:tc>
        <w:tc>
          <w:tcPr>
            <w:tcW w:w="2648" w:type="dxa"/>
            <w:shd w:val="clear" w:color="auto" w:fill="DBE5F1" w:themeFill="accent1" w:themeFillTint="33"/>
            <w:vAlign w:val="center"/>
            <w:hideMark/>
          </w:tcPr>
          <w:p w14:paraId="6C9030AB" w14:textId="77777777" w:rsidR="007A4E3D" w:rsidRPr="00437F6E" w:rsidRDefault="007A4E3D" w:rsidP="00484281">
            <w:pPr>
              <w:jc w:val="right"/>
            </w:pPr>
            <w:r w:rsidRPr="00437F6E">
              <w:t>1.45</w:t>
            </w:r>
          </w:p>
        </w:tc>
      </w:tr>
      <w:tr w:rsidR="007A4E3D" w:rsidRPr="00437F6E" w14:paraId="6E14EAA4" w14:textId="77777777" w:rsidTr="00484281">
        <w:trPr>
          <w:tblCellSpacing w:w="15" w:type="dxa"/>
        </w:trPr>
        <w:tc>
          <w:tcPr>
            <w:tcW w:w="1935" w:type="dxa"/>
            <w:shd w:val="clear" w:color="auto" w:fill="DBE5F1" w:themeFill="accent1" w:themeFillTint="33"/>
            <w:vAlign w:val="center"/>
            <w:hideMark/>
          </w:tcPr>
          <w:p w14:paraId="33DD7975" w14:textId="77777777" w:rsidR="007A4E3D" w:rsidRPr="00437F6E" w:rsidRDefault="007A4E3D" w:rsidP="00484281">
            <w:r w:rsidRPr="00437F6E">
              <w:t>C101-derived</w:t>
            </w:r>
          </w:p>
        </w:tc>
        <w:tc>
          <w:tcPr>
            <w:tcW w:w="1246" w:type="dxa"/>
            <w:shd w:val="clear" w:color="auto" w:fill="DBE5F1" w:themeFill="accent1" w:themeFillTint="33"/>
            <w:vAlign w:val="center"/>
            <w:hideMark/>
          </w:tcPr>
          <w:p w14:paraId="52893D91" w14:textId="77777777" w:rsidR="007A4E3D" w:rsidRPr="00437F6E" w:rsidRDefault="007A4E3D" w:rsidP="00484281">
            <w:pPr>
              <w:jc w:val="right"/>
            </w:pPr>
            <w:r w:rsidRPr="00437F6E">
              <w:t>0.75</w:t>
            </w:r>
          </w:p>
        </w:tc>
        <w:tc>
          <w:tcPr>
            <w:tcW w:w="2096" w:type="dxa"/>
            <w:shd w:val="clear" w:color="auto" w:fill="DBE5F1" w:themeFill="accent1" w:themeFillTint="33"/>
            <w:vAlign w:val="center"/>
            <w:hideMark/>
          </w:tcPr>
          <w:p w14:paraId="760BC920" w14:textId="77777777" w:rsidR="007A4E3D" w:rsidRPr="00437F6E" w:rsidRDefault="007A4E3D" w:rsidP="00484281">
            <w:pPr>
              <w:jc w:val="right"/>
            </w:pPr>
            <w:r w:rsidRPr="00437F6E">
              <w:t>−1.17</w:t>
            </w:r>
          </w:p>
        </w:tc>
        <w:tc>
          <w:tcPr>
            <w:tcW w:w="2648" w:type="dxa"/>
            <w:shd w:val="clear" w:color="auto" w:fill="DBE5F1" w:themeFill="accent1" w:themeFillTint="33"/>
            <w:vAlign w:val="center"/>
            <w:hideMark/>
          </w:tcPr>
          <w:p w14:paraId="3D2FCE94" w14:textId="77777777" w:rsidR="007A4E3D" w:rsidRPr="00437F6E" w:rsidRDefault="007A4E3D" w:rsidP="00484281">
            <w:pPr>
              <w:jc w:val="right"/>
            </w:pPr>
            <w:r w:rsidRPr="00437F6E">
              <w:t>1.53</w:t>
            </w:r>
          </w:p>
        </w:tc>
      </w:tr>
      <w:tr w:rsidR="007A4E3D" w:rsidRPr="00437F6E" w14:paraId="49466B4C" w14:textId="77777777" w:rsidTr="00484281">
        <w:trPr>
          <w:tblCellSpacing w:w="15" w:type="dxa"/>
        </w:trPr>
        <w:tc>
          <w:tcPr>
            <w:tcW w:w="1935" w:type="dxa"/>
            <w:shd w:val="clear" w:color="auto" w:fill="DBE5F1" w:themeFill="accent1" w:themeFillTint="33"/>
            <w:vAlign w:val="center"/>
            <w:hideMark/>
          </w:tcPr>
          <w:p w14:paraId="337A7E7B" w14:textId="77777777" w:rsidR="007A4E3D" w:rsidRPr="00437F6E" w:rsidRDefault="007A4E3D" w:rsidP="00484281">
            <w:r w:rsidRPr="00437F6E">
              <w:t>C101-derived</w:t>
            </w:r>
          </w:p>
        </w:tc>
        <w:tc>
          <w:tcPr>
            <w:tcW w:w="1246" w:type="dxa"/>
            <w:shd w:val="clear" w:color="auto" w:fill="DBE5F1" w:themeFill="accent1" w:themeFillTint="33"/>
            <w:vAlign w:val="center"/>
            <w:hideMark/>
          </w:tcPr>
          <w:p w14:paraId="7D52F38C" w14:textId="77777777" w:rsidR="007A4E3D" w:rsidRPr="00437F6E" w:rsidRDefault="007A4E3D" w:rsidP="00484281">
            <w:pPr>
              <w:jc w:val="right"/>
            </w:pPr>
            <w:r w:rsidRPr="00437F6E">
              <w:t>1.00</w:t>
            </w:r>
          </w:p>
        </w:tc>
        <w:tc>
          <w:tcPr>
            <w:tcW w:w="2096" w:type="dxa"/>
            <w:shd w:val="clear" w:color="auto" w:fill="DBE5F1" w:themeFill="accent1" w:themeFillTint="33"/>
            <w:vAlign w:val="center"/>
            <w:hideMark/>
          </w:tcPr>
          <w:p w14:paraId="72562AE8" w14:textId="77777777" w:rsidR="007A4E3D" w:rsidRPr="00437F6E" w:rsidRDefault="007A4E3D" w:rsidP="00484281">
            <w:pPr>
              <w:jc w:val="right"/>
            </w:pPr>
            <w:r w:rsidRPr="00437F6E">
              <w:t>−0.72</w:t>
            </w:r>
          </w:p>
        </w:tc>
        <w:tc>
          <w:tcPr>
            <w:tcW w:w="2648" w:type="dxa"/>
            <w:shd w:val="clear" w:color="auto" w:fill="DBE5F1" w:themeFill="accent1" w:themeFillTint="33"/>
            <w:vAlign w:val="center"/>
            <w:hideMark/>
          </w:tcPr>
          <w:p w14:paraId="6EB8F972" w14:textId="77777777" w:rsidR="007A4E3D" w:rsidRPr="00437F6E" w:rsidRDefault="007A4E3D" w:rsidP="00484281">
            <w:pPr>
              <w:jc w:val="right"/>
            </w:pPr>
            <w:r w:rsidRPr="00437F6E">
              <w:t>1.41</w:t>
            </w:r>
          </w:p>
        </w:tc>
      </w:tr>
      <w:tr w:rsidR="007A4E3D" w:rsidRPr="00437F6E" w14:paraId="2681E9C2" w14:textId="77777777" w:rsidTr="00484281">
        <w:trPr>
          <w:tblCellSpacing w:w="15" w:type="dxa"/>
        </w:trPr>
        <w:tc>
          <w:tcPr>
            <w:tcW w:w="1935" w:type="dxa"/>
            <w:shd w:val="clear" w:color="auto" w:fill="FDE9D9" w:themeFill="accent6" w:themeFillTint="33"/>
            <w:vAlign w:val="center"/>
            <w:hideMark/>
          </w:tcPr>
          <w:p w14:paraId="2D8F1734" w14:textId="77777777" w:rsidR="007A4E3D" w:rsidRPr="00437F6E" w:rsidRDefault="007A4E3D" w:rsidP="00484281">
            <w:r w:rsidRPr="00437F6E">
              <w:t>R101-derived</w:t>
            </w:r>
          </w:p>
        </w:tc>
        <w:tc>
          <w:tcPr>
            <w:tcW w:w="1246" w:type="dxa"/>
            <w:shd w:val="clear" w:color="auto" w:fill="FDE9D9" w:themeFill="accent6" w:themeFillTint="33"/>
            <w:vAlign w:val="center"/>
            <w:hideMark/>
          </w:tcPr>
          <w:p w14:paraId="657A0280" w14:textId="77777777" w:rsidR="007A4E3D" w:rsidRPr="00437F6E" w:rsidRDefault="007A4E3D" w:rsidP="00484281">
            <w:pPr>
              <w:jc w:val="right"/>
            </w:pPr>
            <w:r w:rsidRPr="00437F6E">
              <w:t>0.25</w:t>
            </w:r>
          </w:p>
        </w:tc>
        <w:tc>
          <w:tcPr>
            <w:tcW w:w="2096" w:type="dxa"/>
            <w:shd w:val="clear" w:color="auto" w:fill="FDE9D9" w:themeFill="accent6" w:themeFillTint="33"/>
            <w:vAlign w:val="center"/>
            <w:hideMark/>
          </w:tcPr>
          <w:p w14:paraId="14BED5D3" w14:textId="77777777" w:rsidR="007A4E3D" w:rsidRPr="00437F6E" w:rsidRDefault="007A4E3D" w:rsidP="00484281">
            <w:pPr>
              <w:jc w:val="right"/>
            </w:pPr>
            <w:r w:rsidRPr="00437F6E">
              <w:t>0.05</w:t>
            </w:r>
          </w:p>
        </w:tc>
        <w:tc>
          <w:tcPr>
            <w:tcW w:w="2648" w:type="dxa"/>
            <w:shd w:val="clear" w:color="auto" w:fill="FDE9D9" w:themeFill="accent6" w:themeFillTint="33"/>
            <w:vAlign w:val="center"/>
            <w:hideMark/>
          </w:tcPr>
          <w:p w14:paraId="781DB3A6" w14:textId="77777777" w:rsidR="007A4E3D" w:rsidRPr="00437F6E" w:rsidRDefault="007A4E3D" w:rsidP="00484281">
            <w:pPr>
              <w:jc w:val="right"/>
            </w:pPr>
            <w:r w:rsidRPr="00437F6E">
              <w:t>0.89</w:t>
            </w:r>
          </w:p>
        </w:tc>
      </w:tr>
      <w:tr w:rsidR="007A4E3D" w:rsidRPr="00437F6E" w14:paraId="489B6EEB" w14:textId="77777777" w:rsidTr="00484281">
        <w:trPr>
          <w:tblCellSpacing w:w="15" w:type="dxa"/>
        </w:trPr>
        <w:tc>
          <w:tcPr>
            <w:tcW w:w="1935" w:type="dxa"/>
            <w:shd w:val="clear" w:color="auto" w:fill="FDE9D9" w:themeFill="accent6" w:themeFillTint="33"/>
            <w:vAlign w:val="center"/>
            <w:hideMark/>
          </w:tcPr>
          <w:p w14:paraId="60F17418" w14:textId="77777777" w:rsidR="007A4E3D" w:rsidRPr="00437F6E" w:rsidRDefault="007A4E3D" w:rsidP="00484281">
            <w:r w:rsidRPr="00437F6E">
              <w:t>R101-derived</w:t>
            </w:r>
          </w:p>
        </w:tc>
        <w:tc>
          <w:tcPr>
            <w:tcW w:w="1246" w:type="dxa"/>
            <w:shd w:val="clear" w:color="auto" w:fill="FDE9D9" w:themeFill="accent6" w:themeFillTint="33"/>
            <w:vAlign w:val="center"/>
            <w:hideMark/>
          </w:tcPr>
          <w:p w14:paraId="29FF9489" w14:textId="77777777" w:rsidR="007A4E3D" w:rsidRPr="00437F6E" w:rsidRDefault="007A4E3D" w:rsidP="00484281">
            <w:pPr>
              <w:jc w:val="right"/>
            </w:pPr>
            <w:r w:rsidRPr="00437F6E">
              <w:t>0.50</w:t>
            </w:r>
          </w:p>
        </w:tc>
        <w:tc>
          <w:tcPr>
            <w:tcW w:w="2096" w:type="dxa"/>
            <w:shd w:val="clear" w:color="auto" w:fill="FDE9D9" w:themeFill="accent6" w:themeFillTint="33"/>
            <w:vAlign w:val="center"/>
            <w:hideMark/>
          </w:tcPr>
          <w:p w14:paraId="4CF2211D" w14:textId="77777777" w:rsidR="007A4E3D" w:rsidRPr="00437F6E" w:rsidRDefault="007A4E3D" w:rsidP="00484281">
            <w:pPr>
              <w:jc w:val="right"/>
            </w:pPr>
            <w:r w:rsidRPr="00437F6E">
              <w:t>−0.22</w:t>
            </w:r>
          </w:p>
        </w:tc>
        <w:tc>
          <w:tcPr>
            <w:tcW w:w="2648" w:type="dxa"/>
            <w:shd w:val="clear" w:color="auto" w:fill="FDE9D9" w:themeFill="accent6" w:themeFillTint="33"/>
            <w:vAlign w:val="center"/>
            <w:hideMark/>
          </w:tcPr>
          <w:p w14:paraId="7FED2B1A" w14:textId="77777777" w:rsidR="007A4E3D" w:rsidRPr="00437F6E" w:rsidRDefault="007A4E3D" w:rsidP="00484281">
            <w:pPr>
              <w:jc w:val="right"/>
            </w:pPr>
            <w:r w:rsidRPr="00437F6E">
              <w:t>0.61</w:t>
            </w:r>
          </w:p>
        </w:tc>
      </w:tr>
      <w:tr w:rsidR="007A4E3D" w:rsidRPr="00437F6E" w14:paraId="1C5F970F" w14:textId="77777777" w:rsidTr="00484281">
        <w:trPr>
          <w:tblCellSpacing w:w="15" w:type="dxa"/>
        </w:trPr>
        <w:tc>
          <w:tcPr>
            <w:tcW w:w="1935" w:type="dxa"/>
            <w:shd w:val="clear" w:color="auto" w:fill="FDE9D9" w:themeFill="accent6" w:themeFillTint="33"/>
            <w:vAlign w:val="center"/>
            <w:hideMark/>
          </w:tcPr>
          <w:p w14:paraId="0DFB0B8F" w14:textId="77777777" w:rsidR="007A4E3D" w:rsidRPr="00437F6E" w:rsidRDefault="007A4E3D" w:rsidP="00484281">
            <w:r w:rsidRPr="00437F6E">
              <w:t>R101-derived</w:t>
            </w:r>
          </w:p>
        </w:tc>
        <w:tc>
          <w:tcPr>
            <w:tcW w:w="1246" w:type="dxa"/>
            <w:shd w:val="clear" w:color="auto" w:fill="FDE9D9" w:themeFill="accent6" w:themeFillTint="33"/>
            <w:vAlign w:val="center"/>
            <w:hideMark/>
          </w:tcPr>
          <w:p w14:paraId="72F72CC9" w14:textId="77777777" w:rsidR="007A4E3D" w:rsidRPr="00437F6E" w:rsidRDefault="007A4E3D" w:rsidP="00484281">
            <w:pPr>
              <w:jc w:val="right"/>
            </w:pPr>
            <w:r w:rsidRPr="00437F6E">
              <w:t>0.75</w:t>
            </w:r>
          </w:p>
        </w:tc>
        <w:tc>
          <w:tcPr>
            <w:tcW w:w="2096" w:type="dxa"/>
            <w:shd w:val="clear" w:color="auto" w:fill="FDE9D9" w:themeFill="accent6" w:themeFillTint="33"/>
            <w:vAlign w:val="center"/>
            <w:hideMark/>
          </w:tcPr>
          <w:p w14:paraId="0F7E11EF" w14:textId="77777777" w:rsidR="007A4E3D" w:rsidRPr="00437F6E" w:rsidRDefault="007A4E3D" w:rsidP="00484281">
            <w:pPr>
              <w:jc w:val="right"/>
            </w:pPr>
            <w:r w:rsidRPr="00437F6E">
              <w:t>1.50</w:t>
            </w:r>
          </w:p>
        </w:tc>
        <w:tc>
          <w:tcPr>
            <w:tcW w:w="2648" w:type="dxa"/>
            <w:shd w:val="clear" w:color="auto" w:fill="FDE9D9" w:themeFill="accent6" w:themeFillTint="33"/>
            <w:vAlign w:val="center"/>
            <w:hideMark/>
          </w:tcPr>
          <w:p w14:paraId="7282BB7D" w14:textId="77777777" w:rsidR="007A4E3D" w:rsidRPr="00437F6E" w:rsidRDefault="007A4E3D" w:rsidP="00484281">
            <w:pPr>
              <w:jc w:val="right"/>
            </w:pPr>
            <w:r w:rsidRPr="00437F6E">
              <w:t>−0.32</w:t>
            </w:r>
          </w:p>
        </w:tc>
      </w:tr>
      <w:tr w:rsidR="007A4E3D" w:rsidRPr="00437F6E" w14:paraId="66ABFDC5" w14:textId="77777777" w:rsidTr="00484281">
        <w:trPr>
          <w:tblCellSpacing w:w="15" w:type="dxa"/>
        </w:trPr>
        <w:tc>
          <w:tcPr>
            <w:tcW w:w="1935" w:type="dxa"/>
            <w:shd w:val="clear" w:color="auto" w:fill="FDE9D9" w:themeFill="accent6" w:themeFillTint="33"/>
            <w:vAlign w:val="center"/>
            <w:hideMark/>
          </w:tcPr>
          <w:p w14:paraId="1A32DC77" w14:textId="77777777" w:rsidR="007A4E3D" w:rsidRPr="00437F6E" w:rsidRDefault="007A4E3D" w:rsidP="00484281">
            <w:r w:rsidRPr="00437F6E">
              <w:t>R101-derived</w:t>
            </w:r>
          </w:p>
        </w:tc>
        <w:tc>
          <w:tcPr>
            <w:tcW w:w="1246" w:type="dxa"/>
            <w:shd w:val="clear" w:color="auto" w:fill="FDE9D9" w:themeFill="accent6" w:themeFillTint="33"/>
            <w:vAlign w:val="center"/>
            <w:hideMark/>
          </w:tcPr>
          <w:p w14:paraId="2C4075AF" w14:textId="77777777" w:rsidR="007A4E3D" w:rsidRPr="00437F6E" w:rsidRDefault="007A4E3D" w:rsidP="00484281">
            <w:pPr>
              <w:jc w:val="right"/>
            </w:pPr>
            <w:r w:rsidRPr="00437F6E">
              <w:t>1.00</w:t>
            </w:r>
          </w:p>
        </w:tc>
        <w:tc>
          <w:tcPr>
            <w:tcW w:w="2096" w:type="dxa"/>
            <w:shd w:val="clear" w:color="auto" w:fill="FDE9D9" w:themeFill="accent6" w:themeFillTint="33"/>
            <w:vAlign w:val="center"/>
            <w:hideMark/>
          </w:tcPr>
          <w:p w14:paraId="3FEF73BF" w14:textId="77777777" w:rsidR="007A4E3D" w:rsidRPr="00437F6E" w:rsidRDefault="007A4E3D" w:rsidP="00484281">
            <w:pPr>
              <w:jc w:val="right"/>
            </w:pPr>
            <w:r w:rsidRPr="00437F6E">
              <w:t>−0.14</w:t>
            </w:r>
          </w:p>
        </w:tc>
        <w:tc>
          <w:tcPr>
            <w:tcW w:w="2648" w:type="dxa"/>
            <w:shd w:val="clear" w:color="auto" w:fill="FDE9D9" w:themeFill="accent6" w:themeFillTint="33"/>
            <w:vAlign w:val="center"/>
            <w:hideMark/>
          </w:tcPr>
          <w:p w14:paraId="60383090" w14:textId="77777777" w:rsidR="007A4E3D" w:rsidRPr="00437F6E" w:rsidRDefault="007A4E3D" w:rsidP="00484281">
            <w:pPr>
              <w:jc w:val="right"/>
            </w:pPr>
            <w:r w:rsidRPr="00437F6E">
              <w:t>0.95</w:t>
            </w:r>
          </w:p>
        </w:tc>
      </w:tr>
    </w:tbl>
    <w:p w14:paraId="3278BC3C" w14:textId="77777777" w:rsidR="007A4E3D" w:rsidRPr="00437F6E" w:rsidRDefault="007A4E3D" w:rsidP="007A4E3D">
      <w:pPr>
        <w:spacing w:before="100" w:beforeAutospacing="1" w:after="100" w:afterAutospacing="1"/>
      </w:pPr>
      <w:r w:rsidRPr="00437F6E">
        <w:t>A negative cost change indicates a reduction relative to the cost-oriented baseline. A positive emission reduction indicates lower emissions.</w:t>
      </w:r>
    </w:p>
    <w:p w14:paraId="5CDA1074" w14:textId="13013BD3" w:rsidR="007A4E3D" w:rsidRDefault="007A4E3D" w:rsidP="007A4E3D">
      <w:pPr>
        <w:spacing w:before="100" w:beforeAutospacing="1" w:after="100" w:afterAutospacing="1"/>
        <w:rPr>
          <w:b/>
          <w:bCs/>
          <w:lang w:val="vi-VN"/>
        </w:rPr>
      </w:pPr>
      <w:r w:rsidRPr="00437F6E">
        <w:t xml:space="preserve">The C101-derived instance improved both measures at every lambda above zero. The R101-derived response was less consistent, particularly at </w:t>
      </w:r>
      <w:r>
        <w:rPr>
          <w:lang w:val="vi-VN"/>
        </w:rPr>
        <w:t>(</w:t>
      </w:r>
      <m:oMath>
        <m:r>
          <m:rPr>
            <m:sty m:val="bi"/>
          </m:rPr>
          <w:rPr>
            <w:rFonts w:ascii="Cambria Math" w:hAnsi="Cambria Math"/>
            <w:lang w:val="vi-VN"/>
          </w:rPr>
          <m:t>λ=0.75)</m:t>
        </m:r>
      </m:oMath>
      <w:r w:rsidR="00B22B7F">
        <w:rPr>
          <w:b/>
          <w:bCs/>
          <w:lang w:val="vi-VN"/>
        </w:rPr>
        <w:t>.</w:t>
      </w:r>
    </w:p>
    <w:p w14:paraId="4970FD97" w14:textId="7D935B7C" w:rsidR="00B22B7F" w:rsidRPr="00437F6E" w:rsidRDefault="00B22B7F" w:rsidP="00B22B7F">
      <w:pPr>
        <w:spacing w:before="100" w:beforeAutospacing="1" w:after="100" w:afterAutospacing="1"/>
      </w:pPr>
      <w:r w:rsidRPr="00437F6E">
        <w:t xml:space="preserve">Figure 7 </w:t>
      </w:r>
      <w:r w:rsidR="00C13CFD">
        <w:t>below</w:t>
      </w:r>
      <w:r w:rsidR="00C13CFD">
        <w:rPr>
          <w:lang w:val="vi-VN"/>
        </w:rPr>
        <w:t xml:space="preserve"> </w:t>
      </w:r>
      <w:r w:rsidRPr="00437F6E">
        <w:t>shows that C101-derived reduced mean cost at every nonzero lambda, while the R101-derived response varied across the tested settings.</w:t>
      </w:r>
    </w:p>
    <w:p w14:paraId="6ADD5E21" w14:textId="77777777" w:rsidR="00B22B7F" w:rsidRPr="00B22B7F" w:rsidRDefault="00B22B7F" w:rsidP="007A4E3D">
      <w:pPr>
        <w:spacing w:before="100" w:beforeAutospacing="1" w:after="100" w:afterAutospacing="1"/>
      </w:pPr>
    </w:p>
    <w:p w14:paraId="7B084000" w14:textId="77777777" w:rsidR="007A4E3D" w:rsidRDefault="007A4E3D" w:rsidP="007A4E3D">
      <w:pPr>
        <w:spacing w:before="100" w:beforeAutospacing="1" w:after="100" w:afterAutospacing="1"/>
        <w:rPr>
          <w:b/>
          <w:bCs/>
          <w:lang w:val="vi-VN"/>
        </w:rPr>
      </w:pPr>
      <w:r>
        <w:rPr>
          <w:b/>
          <w:bCs/>
          <w:noProof/>
          <w:lang w:val="vi-VN"/>
        </w:rPr>
        <w:lastRenderedPageBreak/>
        <w:drawing>
          <wp:inline distT="0" distB="0" distL="0" distR="0" wp14:anchorId="2EFFA853" wp14:editId="11D65389">
            <wp:extent cx="5128971" cy="3219855"/>
            <wp:effectExtent l="0" t="0" r="1905" b="6350"/>
            <wp:docPr id="17448555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55509" name="Picture 1744855509"/>
                    <pic:cNvPicPr/>
                  </pic:nvPicPr>
                  <pic:blipFill>
                    <a:blip r:embed="rId15"/>
                    <a:stretch>
                      <a:fillRect/>
                    </a:stretch>
                  </pic:blipFill>
                  <pic:spPr>
                    <a:xfrm>
                      <a:off x="0" y="0"/>
                      <a:ext cx="5166941" cy="3243692"/>
                    </a:xfrm>
                    <a:prstGeom prst="rect">
                      <a:avLst/>
                    </a:prstGeom>
                  </pic:spPr>
                </pic:pic>
              </a:graphicData>
            </a:graphic>
          </wp:inline>
        </w:drawing>
      </w:r>
    </w:p>
    <w:p w14:paraId="068C4321" w14:textId="77777777" w:rsidR="007A4E3D" w:rsidRDefault="007A4E3D" w:rsidP="007A4E3D">
      <w:pPr>
        <w:spacing w:before="100" w:beforeAutospacing="1" w:after="100" w:afterAutospacing="1"/>
        <w:rPr>
          <w:b/>
          <w:bCs/>
          <w:lang w:val="vi-VN"/>
        </w:rPr>
      </w:pPr>
      <w:r w:rsidRPr="00437F6E">
        <w:rPr>
          <w:b/>
          <w:bCs/>
        </w:rPr>
        <w:t xml:space="preserve">Figure 7. Relative change in mean distribution cost from the </w:t>
      </w:r>
      <w:r>
        <w:rPr>
          <w:b/>
          <w:bCs/>
          <w:lang w:val="vi-VN"/>
        </w:rPr>
        <w:t>(</w:t>
      </w:r>
      <m:oMath>
        <m:r>
          <m:rPr>
            <m:sty m:val="bi"/>
          </m:rPr>
          <w:rPr>
            <w:rFonts w:ascii="Cambria Math" w:hAnsi="Cambria Math"/>
            <w:lang w:val="vi-VN"/>
          </w:rPr>
          <m:t>λ=0)</m:t>
        </m:r>
      </m:oMath>
      <w:r>
        <w:rPr>
          <w:b/>
          <w:bCs/>
          <w:lang w:val="vi-VN"/>
        </w:rPr>
        <w:t xml:space="preserve">, </w:t>
      </w:r>
      <w:r w:rsidRPr="00437F6E">
        <w:rPr>
          <w:b/>
          <w:bCs/>
        </w:rPr>
        <w:t>baseline.</w:t>
      </w:r>
    </w:p>
    <w:p w14:paraId="0B4D2BA4" w14:textId="77777777" w:rsidR="00BE6500" w:rsidRDefault="00BE6500" w:rsidP="007A4E3D">
      <w:pPr>
        <w:spacing w:before="100" w:beforeAutospacing="1" w:after="100" w:afterAutospacing="1"/>
        <w:rPr>
          <w:lang w:val="vi-VN"/>
        </w:rPr>
      </w:pPr>
    </w:p>
    <w:p w14:paraId="2B34BE33" w14:textId="1014DC1E" w:rsidR="00B22B7F" w:rsidRPr="00B22B7F" w:rsidRDefault="00B22B7F" w:rsidP="007A4E3D">
      <w:pPr>
        <w:spacing w:before="100" w:beforeAutospacing="1" w:after="100" w:afterAutospacing="1"/>
        <w:rPr>
          <w:lang w:val="vi-VN"/>
        </w:rPr>
      </w:pPr>
      <w:r w:rsidRPr="00437F6E">
        <w:t xml:space="preserve">Figure 8 </w:t>
      </w:r>
      <w:r w:rsidR="00C13CFD">
        <w:t>below</w:t>
      </w:r>
      <w:r w:rsidR="00C13CFD">
        <w:rPr>
          <w:lang w:val="vi-VN"/>
        </w:rPr>
        <w:t xml:space="preserve"> </w:t>
      </w:r>
      <w:r w:rsidRPr="00437F6E">
        <w:t xml:space="preserve">shows that the largest mean emission reduction occurred at </w:t>
      </w:r>
      <w:r>
        <w:rPr>
          <w:lang w:val="vi-VN"/>
        </w:rPr>
        <w:t>(</w:t>
      </w:r>
      <m:oMath>
        <m:r>
          <m:rPr>
            <m:sty m:val="bi"/>
          </m:rPr>
          <w:rPr>
            <w:rFonts w:ascii="Cambria Math" w:hAnsi="Cambria Math"/>
            <w:lang w:val="vi-VN"/>
          </w:rPr>
          <m:t>λ=0.75)</m:t>
        </m:r>
      </m:oMath>
      <w:r>
        <w:rPr>
          <w:b/>
          <w:bCs/>
          <w:lang w:val="vi-VN"/>
        </w:rPr>
        <w:t>,</w:t>
      </w:r>
      <w:r>
        <w:rPr>
          <w:lang w:val="vi-VN"/>
        </w:rPr>
        <w:t xml:space="preserve"> </w:t>
      </w:r>
      <w:r w:rsidRPr="00437F6E">
        <w:t xml:space="preserve">for C101-derived and at </w:t>
      </w:r>
      <w:r>
        <w:rPr>
          <w:lang w:val="vi-VN"/>
        </w:rPr>
        <w:t>(</w:t>
      </w:r>
      <m:oMath>
        <m:r>
          <m:rPr>
            <m:sty m:val="bi"/>
          </m:rPr>
          <w:rPr>
            <w:rFonts w:ascii="Cambria Math" w:hAnsi="Cambria Math"/>
            <w:lang w:val="vi-VN"/>
          </w:rPr>
          <m:t>λ=1.00)</m:t>
        </m:r>
      </m:oMath>
      <w:r>
        <w:rPr>
          <w:b/>
          <w:bCs/>
          <w:lang w:val="vi-VN"/>
        </w:rPr>
        <w:t xml:space="preserve"> </w:t>
      </w:r>
      <w:r w:rsidRPr="00437F6E">
        <w:t>for R101-derived.</w:t>
      </w:r>
    </w:p>
    <w:p w14:paraId="3CDF7B70" w14:textId="77777777" w:rsidR="007A4E3D" w:rsidRDefault="007A4E3D" w:rsidP="007A4E3D">
      <w:pPr>
        <w:spacing w:before="100" w:beforeAutospacing="1" w:after="100" w:afterAutospacing="1"/>
        <w:rPr>
          <w:b/>
          <w:bCs/>
          <w:lang w:val="vi-VN"/>
        </w:rPr>
      </w:pPr>
      <w:r>
        <w:rPr>
          <w:b/>
          <w:bCs/>
          <w:noProof/>
          <w:lang w:val="vi-VN"/>
        </w:rPr>
        <w:drawing>
          <wp:inline distT="0" distB="0" distL="0" distR="0" wp14:anchorId="31999358" wp14:editId="49B74145">
            <wp:extent cx="5087566" cy="3193861"/>
            <wp:effectExtent l="0" t="0" r="5715" b="0"/>
            <wp:docPr id="431396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96203" name="Picture 431396203"/>
                    <pic:cNvPicPr/>
                  </pic:nvPicPr>
                  <pic:blipFill>
                    <a:blip r:embed="rId16"/>
                    <a:stretch>
                      <a:fillRect/>
                    </a:stretch>
                  </pic:blipFill>
                  <pic:spPr>
                    <a:xfrm>
                      <a:off x="0" y="0"/>
                      <a:ext cx="5096590" cy="3199526"/>
                    </a:xfrm>
                    <a:prstGeom prst="rect">
                      <a:avLst/>
                    </a:prstGeom>
                  </pic:spPr>
                </pic:pic>
              </a:graphicData>
            </a:graphic>
          </wp:inline>
        </w:drawing>
      </w:r>
    </w:p>
    <w:p w14:paraId="648F5486" w14:textId="77777777" w:rsidR="007A4E3D" w:rsidRPr="00437F6E" w:rsidRDefault="007A4E3D" w:rsidP="007A4E3D">
      <w:pPr>
        <w:spacing w:before="100" w:beforeAutospacing="1" w:after="100" w:afterAutospacing="1"/>
      </w:pPr>
      <w:r w:rsidRPr="00437F6E">
        <w:rPr>
          <w:b/>
          <w:bCs/>
        </w:rPr>
        <w:t xml:space="preserve">Figure 8. Relative change in mean operational emissions from the </w:t>
      </w:r>
      <m:oMath>
        <m:r>
          <m:rPr>
            <m:sty m:val="bi"/>
          </m:rPr>
          <w:rPr>
            <w:rFonts w:ascii="Cambria Math" w:hAnsi="Cambria Math"/>
          </w:rPr>
          <m:t>(</m:t>
        </m:r>
        <m:r>
          <m:rPr>
            <m:sty m:val="bi"/>
          </m:rPr>
          <w:rPr>
            <w:rFonts w:ascii="Cambria Math" w:hAnsi="Cambria Math"/>
            <w:lang w:val="vi-VN"/>
          </w:rPr>
          <m:t>λ=0)</m:t>
        </m:r>
      </m:oMath>
      <w:r>
        <w:rPr>
          <w:b/>
          <w:bCs/>
          <w:lang w:val="vi-VN"/>
        </w:rPr>
        <w:t xml:space="preserve">, </w:t>
      </w:r>
      <w:r w:rsidRPr="00437F6E">
        <w:rPr>
          <w:b/>
          <w:bCs/>
        </w:rPr>
        <w:t>baseline.</w:t>
      </w:r>
    </w:p>
    <w:p w14:paraId="3B01BEDC" w14:textId="77777777" w:rsidR="007A4E3D" w:rsidRPr="005D0479" w:rsidRDefault="007A4E3D" w:rsidP="007A4E3D">
      <w:pPr>
        <w:pStyle w:val="Heading2"/>
        <w:spacing w:before="100" w:beforeAutospacing="1" w:after="100" w:afterAutospacing="1" w:line="278" w:lineRule="auto"/>
        <w:rPr>
          <w:rFonts w:ascii="Times New Roman" w:eastAsia="SimSun" w:hAnsi="Times New Roman" w:cs="Times New Roman"/>
          <w:color w:val="auto"/>
          <w:sz w:val="32"/>
          <w:szCs w:val="32"/>
          <w:lang w:val="vi-VN" w:eastAsia="zh-CN"/>
        </w:rPr>
      </w:pPr>
      <w:bookmarkStart w:id="57" w:name="_Toc232010435"/>
      <w:r w:rsidRPr="00326086">
        <w:rPr>
          <w:rFonts w:ascii="Times New Roman" w:eastAsia="SimSun" w:hAnsi="Times New Roman" w:cs="Times New Roman"/>
          <w:color w:val="auto"/>
          <w:sz w:val="32"/>
          <w:szCs w:val="32"/>
          <w:lang w:eastAsia="zh-CN"/>
        </w:rPr>
        <w:lastRenderedPageBreak/>
        <w:t xml:space="preserve">6.8 </w:t>
      </w:r>
      <w:r w:rsidRPr="00C824B6">
        <w:rPr>
          <w:rFonts w:ascii="Times New Roman" w:eastAsia="SimSun" w:hAnsi="Times New Roman" w:cs="Times New Roman"/>
          <w:color w:val="auto"/>
          <w:sz w:val="32"/>
          <w:szCs w:val="32"/>
          <w:lang w:eastAsia="zh-CN"/>
        </w:rPr>
        <w:t>Cost–Emission Outcomes</w:t>
      </w:r>
      <w:bookmarkEnd w:id="57"/>
    </w:p>
    <w:p w14:paraId="6BBED41A" w14:textId="77777777" w:rsidR="000020F8" w:rsidRDefault="007A4E3D" w:rsidP="000020F8">
      <w:pPr>
        <w:spacing w:before="100" w:beforeAutospacing="1" w:after="100" w:afterAutospacing="1"/>
        <w:rPr>
          <w:rFonts w:eastAsia="SimSun"/>
          <w:noProof/>
          <w:lang w:val="vi-VN" w:eastAsia="zh-CN"/>
        </w:rPr>
      </w:pPr>
      <w:r w:rsidRPr="00437F6E">
        <w:t>The mean cost–emission points provide a direct view of how the five lambda settings behaved within each instance.</w:t>
      </w:r>
      <w:r w:rsidR="000020F8" w:rsidRPr="000020F8">
        <w:rPr>
          <w:noProof/>
          <w:lang w:val="vi-VN"/>
        </w:rPr>
        <w:t xml:space="preserve"> </w:t>
      </w:r>
    </w:p>
    <w:p w14:paraId="4D03CB9F" w14:textId="2606BE4A" w:rsidR="007A4E3D" w:rsidRDefault="000020F8" w:rsidP="000020F8">
      <w:pPr>
        <w:spacing w:before="100" w:beforeAutospacing="1" w:after="100" w:afterAutospacing="1"/>
        <w:jc w:val="center"/>
        <w:rPr>
          <w:lang w:val="vi-VN"/>
        </w:rPr>
      </w:pPr>
      <w:r>
        <w:rPr>
          <w:noProof/>
          <w:lang w:val="vi-VN"/>
        </w:rPr>
        <w:drawing>
          <wp:inline distT="0" distB="0" distL="0" distR="0" wp14:anchorId="1F0D349F" wp14:editId="58A86E4F">
            <wp:extent cx="4280381" cy="3183038"/>
            <wp:effectExtent l="0" t="0" r="6350" b="0"/>
            <wp:docPr id="3196200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20037" name="Picture 319620037"/>
                    <pic:cNvPicPr/>
                  </pic:nvPicPr>
                  <pic:blipFill>
                    <a:blip r:embed="rId17"/>
                    <a:stretch>
                      <a:fillRect/>
                    </a:stretch>
                  </pic:blipFill>
                  <pic:spPr>
                    <a:xfrm>
                      <a:off x="0" y="0"/>
                      <a:ext cx="4280381" cy="3183038"/>
                    </a:xfrm>
                    <a:prstGeom prst="rect">
                      <a:avLst/>
                    </a:prstGeom>
                  </pic:spPr>
                </pic:pic>
              </a:graphicData>
            </a:graphic>
          </wp:inline>
        </w:drawing>
      </w:r>
    </w:p>
    <w:p w14:paraId="5CA9335D" w14:textId="69BA59A1" w:rsidR="00D52BA5" w:rsidRPr="00D52BA5" w:rsidRDefault="00BA5E09" w:rsidP="000020F8">
      <w:pPr>
        <w:spacing w:before="100" w:beforeAutospacing="1" w:after="100" w:afterAutospacing="1"/>
        <w:jc w:val="center"/>
        <w:rPr>
          <w:lang w:val="vi-VN"/>
        </w:rPr>
      </w:pPr>
      <w:r>
        <w:rPr>
          <w:noProof/>
          <w:lang w:val="vi-VN"/>
        </w:rPr>
        <w:drawing>
          <wp:inline distT="0" distB="0" distL="0" distR="0" wp14:anchorId="3BB9211D" wp14:editId="7456C6C5">
            <wp:extent cx="4201610" cy="3124461"/>
            <wp:effectExtent l="0" t="0" r="2540" b="0"/>
            <wp:docPr id="11214531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53150" name="Picture 1121453150"/>
                    <pic:cNvPicPr/>
                  </pic:nvPicPr>
                  <pic:blipFill>
                    <a:blip r:embed="rId18"/>
                    <a:stretch>
                      <a:fillRect/>
                    </a:stretch>
                  </pic:blipFill>
                  <pic:spPr>
                    <a:xfrm>
                      <a:off x="0" y="0"/>
                      <a:ext cx="4201610" cy="3124461"/>
                    </a:xfrm>
                    <a:prstGeom prst="rect">
                      <a:avLst/>
                    </a:prstGeom>
                  </pic:spPr>
                </pic:pic>
              </a:graphicData>
            </a:graphic>
          </wp:inline>
        </w:drawing>
      </w:r>
    </w:p>
    <w:p w14:paraId="5F278FAB" w14:textId="77777777" w:rsidR="00BA5E09" w:rsidRPr="00437F6E" w:rsidRDefault="00BA5E09" w:rsidP="00BA5E09">
      <w:pPr>
        <w:spacing w:before="100" w:beforeAutospacing="1" w:after="100" w:afterAutospacing="1"/>
      </w:pPr>
      <w:r w:rsidRPr="00437F6E">
        <w:rPr>
          <w:b/>
          <w:bCs/>
        </w:rPr>
        <w:t>Figure 9. Mean cost–emission outcomes under the five lambda settings.</w:t>
      </w:r>
    </w:p>
    <w:p w14:paraId="0BBF8D2F" w14:textId="77777777" w:rsidR="00BA5E09" w:rsidRPr="00437F6E" w:rsidRDefault="00BA5E09" w:rsidP="00BA5E09">
      <w:pPr>
        <w:spacing w:before="100" w:beforeAutospacing="1" w:after="100" w:afterAutospacing="1"/>
      </w:pPr>
      <w:r w:rsidRPr="00437F6E">
        <w:rPr>
          <w:b/>
          <w:bCs/>
        </w:rPr>
        <w:lastRenderedPageBreak/>
        <w:t>(a)</w:t>
      </w:r>
      <w:r w:rsidRPr="00437F6E">
        <w:t xml:space="preserve"> C101-derived instance.</w:t>
      </w:r>
      <w:r w:rsidRPr="00437F6E">
        <w:br/>
      </w:r>
      <w:r w:rsidRPr="00437F6E">
        <w:rPr>
          <w:b/>
          <w:bCs/>
        </w:rPr>
        <w:t>(b)</w:t>
      </w:r>
      <w:r w:rsidRPr="00437F6E">
        <w:t xml:space="preserve"> R101-derived instance.</w:t>
      </w:r>
    </w:p>
    <w:p w14:paraId="3B3F0990" w14:textId="57C633B4" w:rsidR="007A4E3D" w:rsidRPr="00437F6E" w:rsidRDefault="007A4E3D" w:rsidP="007A4E3D">
      <w:pPr>
        <w:spacing w:before="100" w:beforeAutospacing="1" w:after="100" w:afterAutospacing="1"/>
      </w:pPr>
      <w:r w:rsidRPr="00437F6E">
        <w:rPr>
          <w:i/>
          <w:iCs/>
        </w:rPr>
        <w:t>Note. Each point represents the mean of twelve ALNS runs. Error bars represent one standard deviation. The points are observed weighted-sum outcomes and should not be interpreted as a complete Pareto frontier.</w:t>
      </w:r>
    </w:p>
    <w:p w14:paraId="7C5EA01E" w14:textId="1D032918" w:rsidR="007A4E3D" w:rsidRPr="00437F6E" w:rsidRDefault="007A4E3D" w:rsidP="007A4E3D">
      <w:pPr>
        <w:spacing w:before="100" w:beforeAutospacing="1" w:after="100" w:afterAutospacing="1"/>
      </w:pPr>
      <w:r w:rsidRPr="00437F6E">
        <w:t xml:space="preserve">For C101-derived, the intermediate lambda settings moved the mean outcomes toward lower cost and lower emissions relative to </w:t>
      </w:r>
      <w:r w:rsidR="00507DC0">
        <w:rPr>
          <w:lang w:val="vi-VN"/>
        </w:rPr>
        <w:t>(</w:t>
      </w:r>
      <m:oMath>
        <m:r>
          <m:rPr>
            <m:sty m:val="bi"/>
          </m:rPr>
          <w:rPr>
            <w:rFonts w:ascii="Cambria Math" w:hAnsi="Cambria Math"/>
            <w:lang w:val="vi-VN"/>
          </w:rPr>
          <m:t>λ=0)</m:t>
        </m:r>
      </m:oMath>
      <w:r w:rsidRPr="00437F6E">
        <w:t xml:space="preserve">. For R101-derived, the points were more dispersed, and the </w:t>
      </w:r>
      <w:r w:rsidR="00507DC0">
        <w:rPr>
          <w:lang w:val="vi-VN"/>
        </w:rPr>
        <w:t>(</w:t>
      </w:r>
      <m:oMath>
        <m:r>
          <m:rPr>
            <m:sty m:val="bi"/>
          </m:rPr>
          <w:rPr>
            <w:rFonts w:ascii="Cambria Math" w:hAnsi="Cambria Math"/>
            <w:lang w:val="vi-VN"/>
          </w:rPr>
          <m:t>λ=0.75)</m:t>
        </m:r>
      </m:oMath>
      <w:r w:rsidR="00507DC0">
        <w:rPr>
          <w:b/>
          <w:bCs/>
          <w:lang w:val="vi-VN"/>
        </w:rPr>
        <w:t>,</w:t>
      </w:r>
      <w:r w:rsidR="00507DC0">
        <w:rPr>
          <w:lang w:val="vi-VN"/>
        </w:rPr>
        <w:t xml:space="preserve"> </w:t>
      </w:r>
      <w:r w:rsidRPr="00437F6E">
        <w:t>outcome was worse than the baseline on both measures.</w:t>
      </w:r>
    </w:p>
    <w:p w14:paraId="3CA799FE" w14:textId="77777777" w:rsidR="007A4E3D" w:rsidRDefault="007A4E3D" w:rsidP="007E3197">
      <w:pPr>
        <w:pStyle w:val="Heading1"/>
        <w:spacing w:before="100" w:beforeAutospacing="1" w:after="100" w:afterAutospacing="1" w:line="278" w:lineRule="auto"/>
        <w:rPr>
          <w:rFonts w:ascii="Times New Roman" w:eastAsia="Calibri" w:hAnsi="Times New Roman" w:cs="Times New Roman"/>
          <w:color w:val="auto"/>
          <w:sz w:val="40"/>
        </w:rPr>
      </w:pPr>
      <w:r>
        <w:rPr>
          <w:rFonts w:ascii="Times New Roman" w:eastAsia="Calibri" w:hAnsi="Times New Roman" w:cs="Times New Roman"/>
          <w:color w:val="auto"/>
          <w:sz w:val="40"/>
        </w:rPr>
        <w:br w:type="page"/>
      </w:r>
    </w:p>
    <w:p w14:paraId="0E02CCC2" w14:textId="77777777" w:rsidR="00CE7E34" w:rsidRPr="000C0256" w:rsidRDefault="00CE7E34" w:rsidP="00CE7E34">
      <w:pPr>
        <w:pStyle w:val="Heading1"/>
        <w:spacing w:before="100" w:beforeAutospacing="1" w:after="100" w:afterAutospacing="1" w:line="278" w:lineRule="auto"/>
        <w:jc w:val="center"/>
        <w:rPr>
          <w:rFonts w:ascii="Times New Roman" w:eastAsia="Calibri" w:hAnsi="Times New Roman" w:cs="Times New Roman"/>
          <w:color w:val="auto"/>
          <w:sz w:val="40"/>
        </w:rPr>
      </w:pPr>
      <w:bookmarkStart w:id="58" w:name="_Toc232010436"/>
      <w:r w:rsidRPr="000C0256">
        <w:rPr>
          <w:rFonts w:ascii="Times New Roman" w:eastAsia="Calibri" w:hAnsi="Times New Roman" w:cs="Times New Roman"/>
          <w:color w:val="auto"/>
          <w:sz w:val="40"/>
        </w:rPr>
        <w:lastRenderedPageBreak/>
        <w:t>CHAPTER 7. DISCUSSION, LIMITATIONS, AND FUTURE WORK</w:t>
      </w:r>
      <w:bookmarkEnd w:id="58"/>
    </w:p>
    <w:p w14:paraId="1C75D704" w14:textId="77777777" w:rsidR="00CE7E34" w:rsidRPr="00E05D63"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val="vi-VN" w:eastAsia="zh-CN"/>
        </w:rPr>
      </w:pPr>
      <w:bookmarkStart w:id="59" w:name="_Toc232010437"/>
      <w:r w:rsidRPr="00326086">
        <w:rPr>
          <w:rFonts w:ascii="Times New Roman" w:eastAsia="SimSun" w:hAnsi="Times New Roman" w:cs="Times New Roman"/>
          <w:color w:val="auto"/>
          <w:sz w:val="32"/>
          <w:szCs w:val="32"/>
          <w:lang w:eastAsia="zh-CN"/>
        </w:rPr>
        <w:t xml:space="preserve">7.1 </w:t>
      </w:r>
      <w:r w:rsidRPr="00E05D63">
        <w:rPr>
          <w:rFonts w:ascii="Times New Roman" w:eastAsia="SimSun" w:hAnsi="Times New Roman" w:cs="Times New Roman"/>
          <w:color w:val="auto"/>
          <w:sz w:val="32"/>
          <w:szCs w:val="32"/>
          <w:lang w:eastAsia="zh-CN"/>
        </w:rPr>
        <w:t>Interpretation of the Main Findings</w:t>
      </w:r>
      <w:bookmarkEnd w:id="59"/>
    </w:p>
    <w:p w14:paraId="615CA297" w14:textId="77777777" w:rsidR="00F92C1D" w:rsidRDefault="00F92C1D" w:rsidP="00F92C1D">
      <w:pPr>
        <w:pStyle w:val="isselectedend"/>
      </w:pPr>
      <w:r>
        <w:t>All 120 planned ALNS runs were completed and passed the final validator. ALNS also improved the initial feasible solutions under every tested lambda value.</w:t>
      </w:r>
    </w:p>
    <w:p w14:paraId="39D65EA9" w14:textId="77777777" w:rsidR="00F92C1D" w:rsidRDefault="00F92C1D" w:rsidP="00F92C1D">
      <w:pPr>
        <w:pStyle w:val="isselectedend"/>
      </w:pPr>
      <w:r>
        <w:t>The two instances responded differently to the environmental weight. C101-derived showed a more stable improvement at the intermediate lambda settings, while R101-derived showed a weaker and non-monotonic pattern.</w:t>
      </w:r>
    </w:p>
    <w:p w14:paraId="6FFA5122" w14:textId="77777777" w:rsidR="00F92C1D" w:rsidRDefault="00F92C1D" w:rsidP="00F92C1D">
      <w:pPr>
        <w:pStyle w:val="NormalWeb"/>
      </w:pPr>
      <w:r>
        <w:t>The findings indicate that the effect of lambda depends on more than the assigned objective weight. Spatial structure, stochastic search behavior, and the limited iteration budget also influence the observed outcomes.</w:t>
      </w:r>
    </w:p>
    <w:p w14:paraId="1B42FEE7" w14:textId="77777777" w:rsidR="00CE7E34" w:rsidRPr="00326086"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60" w:name="_Toc232010438"/>
      <w:r w:rsidRPr="00326086">
        <w:rPr>
          <w:rFonts w:ascii="Times New Roman" w:eastAsia="SimSun" w:hAnsi="Times New Roman" w:cs="Times New Roman"/>
          <w:color w:val="auto"/>
          <w:sz w:val="32"/>
          <w:szCs w:val="32"/>
          <w:lang w:eastAsia="zh-CN"/>
        </w:rPr>
        <w:t xml:space="preserve">7.2 </w:t>
      </w:r>
      <w:r w:rsidRPr="00E05D63">
        <w:rPr>
          <w:rFonts w:ascii="Times New Roman" w:eastAsia="SimSun" w:hAnsi="Times New Roman" w:cs="Times New Roman"/>
          <w:color w:val="auto"/>
          <w:sz w:val="32"/>
          <w:szCs w:val="32"/>
          <w:lang w:eastAsia="zh-CN"/>
        </w:rPr>
        <w:t>Cost–Emission Relationship</w:t>
      </w:r>
      <w:bookmarkEnd w:id="60"/>
    </w:p>
    <w:p w14:paraId="74399571" w14:textId="5103A38B" w:rsidR="00CE7E34" w:rsidRDefault="00CE7E34" w:rsidP="00CE7E34">
      <w:pPr>
        <w:pStyle w:val="isselectedend"/>
      </w:pPr>
      <w:r>
        <w:t xml:space="preserve">Cost and emissions were partly aligned because both objectives were strongly affected by travel distance. A shorter </w:t>
      </w:r>
      <w:r w:rsidR="054F155A">
        <w:t>dedicated vehicles</w:t>
      </w:r>
      <w:r>
        <w:t xml:space="preserve"> route may reduce both cost and emissions. A shorter </w:t>
      </w:r>
      <w:r w:rsidR="069FBF9A">
        <w:t>occasional drivers</w:t>
      </w:r>
      <w:r>
        <w:t xml:space="preserve"> detour may also reduce both compensation and incremental emissions.</w:t>
      </w:r>
    </w:p>
    <w:p w14:paraId="12FA1F96" w14:textId="77777777" w:rsidR="00F92C1D" w:rsidRDefault="00F92C1D" w:rsidP="00F92C1D">
      <w:pPr>
        <w:pStyle w:val="isselectedend"/>
      </w:pPr>
      <w:r>
        <w:t>Cost and emissions were partly aligned because both measures were strongly affected by travel distance. A shorter dedicated-vehicle route may reduce both travel cost and emissions. A shorter occasional-driver detour may also reduce both compensation and incremental emissions.</w:t>
      </w:r>
    </w:p>
    <w:p w14:paraId="209A6D39" w14:textId="77777777" w:rsidR="00F92C1D" w:rsidRDefault="00F92C1D" w:rsidP="00F92C1D">
      <w:pPr>
        <w:pStyle w:val="isselectedend"/>
      </w:pPr>
      <w:r>
        <w:t>For this reason, increasing the emission weight did not always create a direct cost increase. Some lambda settings improved both measures, while other settings produced weaker outcomes.</w:t>
      </w:r>
    </w:p>
    <w:p w14:paraId="5F5CF23B" w14:textId="77777777" w:rsidR="00F92C1D" w:rsidRDefault="00F92C1D" w:rsidP="00F92C1D">
      <w:pPr>
        <w:pStyle w:val="NormalWeb"/>
      </w:pPr>
      <w:r>
        <w:t>The 301-iteration budget may also contribute to the non-monotonic pattern because each lambda configuration was optimized independently. The reported points should therefore be interpreted as observed weighted-sum outcomes rather than a complete Pareto frontier.</w:t>
      </w:r>
    </w:p>
    <w:p w14:paraId="4812F34D" w14:textId="77777777" w:rsidR="00CE7E34" w:rsidRPr="00326086"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61" w:name="_Toc232010439"/>
      <w:r w:rsidRPr="00326086">
        <w:rPr>
          <w:rFonts w:ascii="Times New Roman" w:eastAsia="SimSun" w:hAnsi="Times New Roman" w:cs="Times New Roman"/>
          <w:color w:val="auto"/>
          <w:sz w:val="32"/>
          <w:szCs w:val="32"/>
          <w:lang w:eastAsia="zh-CN"/>
        </w:rPr>
        <w:t>7.3 Influence of Spatial Structure</w:t>
      </w:r>
      <w:bookmarkEnd w:id="61"/>
    </w:p>
    <w:p w14:paraId="1A0CAB90" w14:textId="2C9A5B67" w:rsidR="00F92C1D" w:rsidRDefault="00F92C1D" w:rsidP="00F92C1D">
      <w:pPr>
        <w:pStyle w:val="isselectedend"/>
      </w:pPr>
      <w:r>
        <w:t>C101-derived achieved larger improvements from its initial construction and showed a more stable response at the intermediate lambda settings. Its clustered pattern may provide more opportunities for route consolidation and shorter connections between nearby locations.</w:t>
      </w:r>
    </w:p>
    <w:p w14:paraId="731E7DF0" w14:textId="38B14B98" w:rsidR="00F92C1D" w:rsidRDefault="00F92C1D" w:rsidP="00F92C1D">
      <w:pPr>
        <w:pStyle w:val="isselectedend"/>
      </w:pPr>
      <w:r>
        <w:lastRenderedPageBreak/>
        <w:t xml:space="preserve">R101-derived showed greater variation and a less consistent response to lambda. </w:t>
      </w:r>
      <w:del w:id="62" w:author="Microsoft Word" w:date="2026-06-10T17:46:00Z">
        <w:r w:rsidR="00CE7E34">
          <w:delText>Its dispersed customer</w:delText>
        </w:r>
      </w:del>
      <w:ins w:id="63" w:author="Microsoft Word" w:date="2026-06-10T17:46:00Z">
        <w:r>
          <w:t>Its dispersed</w:t>
        </w:r>
      </w:ins>
      <w:r>
        <w:t xml:space="preserve"> pattern may create more varied route combinations and occasional</w:t>
      </w:r>
      <w:r w:rsidR="069FBF9A">
        <w:t xml:space="preserve"> </w:t>
      </w:r>
      <w:proofErr w:type="gramStart"/>
      <w:r w:rsidR="069FBF9A">
        <w:t>drivers</w:t>
      </w:r>
      <w:proofErr w:type="gramEnd"/>
      <w:r>
        <w:t xml:space="preserve"> detours.</w:t>
      </w:r>
    </w:p>
    <w:p w14:paraId="07BD90B9" w14:textId="77777777" w:rsidR="00F92C1D" w:rsidRDefault="00F92C1D" w:rsidP="00F92C1D">
      <w:pPr>
        <w:pStyle w:val="NormalWeb"/>
      </w:pPr>
      <w:r>
        <w:t>However, only one transformed instance from each spatial family was tested. The results suggest a possible spatial effect but do not support a general conclusion about all clustered and random instances.</w:t>
      </w:r>
    </w:p>
    <w:p w14:paraId="684A33C3" w14:textId="77777777" w:rsidR="00CE7E34" w:rsidRPr="00326086"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64" w:name="_Toc232010440"/>
      <w:r w:rsidRPr="00326086">
        <w:rPr>
          <w:rFonts w:ascii="Times New Roman" w:eastAsia="SimSun" w:hAnsi="Times New Roman" w:cs="Times New Roman"/>
          <w:color w:val="auto"/>
          <w:sz w:val="32"/>
          <w:szCs w:val="32"/>
          <w:lang w:eastAsia="zh-CN"/>
        </w:rPr>
        <w:t>7.4 Practical Interpretation</w:t>
      </w:r>
      <w:bookmarkEnd w:id="64"/>
    </w:p>
    <w:p w14:paraId="01B0BC26" w14:textId="77777777" w:rsidR="00F92C1D" w:rsidRDefault="00F92C1D" w:rsidP="00F92C1D">
      <w:pPr>
        <w:pStyle w:val="isselectedend"/>
      </w:pPr>
      <w:r>
        <w:t>The model should be used as a decision-support tool rather than as a rule for selecting one universal lambda value.</w:t>
      </w:r>
    </w:p>
    <w:p w14:paraId="37BE2AF9" w14:textId="77777777" w:rsidR="00F92C1D" w:rsidRDefault="00CE7E34" w:rsidP="00F92C1D">
      <w:pPr>
        <w:pStyle w:val="isselectedend"/>
        <w:rPr>
          <w:ins w:id="65" w:author="Microsoft Word" w:date="2026-06-10T17:46:00Z"/>
        </w:rPr>
      </w:pPr>
      <w:del w:id="66" w:author="Microsoft Word" w:date="2026-06-10T17:46:00Z">
        <w:r>
          <w:delText>This means that the</w:delText>
        </w:r>
      </w:del>
      <w:ins w:id="67" w:author="Microsoft Word" w:date="2026-06-10T17:46:00Z">
        <w:r w:rsidR="00F92C1D">
          <w:t>For C101-derived, the intermediate lambda settings reduced both mean cost and mean emissions relative to the cost-oriented baseline. For R101-derived, the response was less consistent, and the same lambda setting did not always provide the same benefit.</w:t>
        </w:r>
      </w:ins>
    </w:p>
    <w:p w14:paraId="404AF233" w14:textId="04ADE382" w:rsidR="00CE7E34" w:rsidRDefault="00F92C1D" w:rsidP="379AF437">
      <w:pPr>
        <w:pStyle w:val="NormalWeb"/>
        <w:spacing w:before="0" w:beforeAutospacing="0" w:after="0" w:afterAutospacing="0"/>
      </w:pPr>
      <w:ins w:id="68" w:author="Microsoft Word" w:date="2026-06-10T17:46:00Z">
        <w:r>
          <w:t>The</w:t>
        </w:r>
      </w:ins>
      <w:r>
        <w:t xml:space="preserve"> preferred lambda should </w:t>
      </w:r>
      <w:ins w:id="69" w:author="Microsoft Word" w:date="2026-06-10T17:46:00Z">
        <w:r>
          <w:t xml:space="preserve">therefore </w:t>
        </w:r>
      </w:ins>
      <w:r>
        <w:t>be evaluated together with instance structure, route distance, occasional</w:t>
      </w:r>
      <w:r w:rsidR="069FBF9A">
        <w:t xml:space="preserve"> </w:t>
      </w:r>
      <w:proofErr w:type="gramStart"/>
      <w:r w:rsidR="069FBF9A">
        <w:t>drivers</w:t>
      </w:r>
      <w:proofErr w:type="gramEnd"/>
      <w:r>
        <w:t xml:space="preserve"> detours, ADP and TN use, and solution variability</w:t>
      </w:r>
      <w:r w:rsidR="00CE7E34">
        <w:t>.</w:t>
      </w:r>
    </w:p>
    <w:p w14:paraId="163A6047" w14:textId="77777777" w:rsidR="00CE7E34" w:rsidRPr="00326086"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70" w:name="_Toc232010441"/>
      <w:r w:rsidRPr="00326086">
        <w:rPr>
          <w:rFonts w:ascii="Times New Roman" w:eastAsia="SimSun" w:hAnsi="Times New Roman" w:cs="Times New Roman"/>
          <w:color w:val="auto"/>
          <w:sz w:val="32"/>
          <w:szCs w:val="32"/>
          <w:lang w:eastAsia="zh-CN"/>
        </w:rPr>
        <w:t>7.5 Limitations</w:t>
      </w:r>
      <w:bookmarkEnd w:id="70"/>
    </w:p>
    <w:p w14:paraId="04921567" w14:textId="77777777" w:rsidR="000B5EEF" w:rsidRDefault="000B5EEF" w:rsidP="000B5EEF">
      <w:pPr>
        <w:pStyle w:val="isselectedend"/>
      </w:pPr>
      <w:r>
        <w:t>The study has the following limitations:</w:t>
      </w:r>
    </w:p>
    <w:p w14:paraId="172B387D" w14:textId="77777777" w:rsidR="000B5EEF" w:rsidRDefault="000B5EEF" w:rsidP="000B5EEF">
      <w:pPr>
        <w:numPr>
          <w:ilvl w:val="0"/>
          <w:numId w:val="19"/>
        </w:numPr>
        <w:spacing w:before="100" w:beforeAutospacing="1" w:after="100" w:afterAutospacing="1" w:line="276" w:lineRule="auto"/>
      </w:pPr>
      <w:r>
        <w:t>The implementation was reconstructed from the published methodology rather than from the authors’ original source code.</w:t>
      </w:r>
    </w:p>
    <w:p w14:paraId="7022DF89" w14:textId="77777777" w:rsidR="000B5EEF" w:rsidRDefault="000B5EEF" w:rsidP="000B5EEF">
      <w:pPr>
        <w:numPr>
          <w:ilvl w:val="0"/>
          <w:numId w:val="19"/>
        </w:numPr>
        <w:spacing w:before="100" w:beforeAutospacing="1" w:after="100" w:afterAutospacing="1" w:line="276" w:lineRule="auto"/>
      </w:pPr>
      <w:r>
        <w:t>The benchmark contained only two transformed 25-customer instances.</w:t>
      </w:r>
    </w:p>
    <w:p w14:paraId="04E67998" w14:textId="77777777" w:rsidR="000B5EEF" w:rsidRDefault="000B5EEF" w:rsidP="000B5EEF">
      <w:pPr>
        <w:numPr>
          <w:ilvl w:val="0"/>
          <w:numId w:val="19"/>
        </w:numPr>
        <w:spacing w:before="100" w:beforeAutospacing="1" w:after="100" w:afterAutospacing="1" w:line="276" w:lineRule="auto"/>
      </w:pPr>
      <w:r>
        <w:t>Each ALNS run used 301 iterations, compared with 30,000 iterations in the reference study.</w:t>
      </w:r>
    </w:p>
    <w:p w14:paraId="18D36236" w14:textId="77777777" w:rsidR="000B5EEF" w:rsidRDefault="000B5EEF" w:rsidP="000B5EEF">
      <w:pPr>
        <w:numPr>
          <w:ilvl w:val="0"/>
          <w:numId w:val="19"/>
        </w:numPr>
        <w:spacing w:before="100" w:beforeAutospacing="1" w:after="100" w:afterAutospacing="1" w:line="276" w:lineRule="auto"/>
      </w:pPr>
      <w:r>
        <w:t>The emission model used simplified distance-based factors and did not include load, traffic, speed, or detailed vehicle technology.</w:t>
      </w:r>
    </w:p>
    <w:p w14:paraId="006B689E" w14:textId="1DFDAB2D" w:rsidR="000B5EEF" w:rsidRDefault="000B5EEF" w:rsidP="000B5EEF">
      <w:pPr>
        <w:numPr>
          <w:ilvl w:val="0"/>
          <w:numId w:val="19"/>
        </w:numPr>
        <w:spacing w:before="100" w:beforeAutospacing="1" w:after="100" w:afterAutospacing="1" w:line="276" w:lineRule="auto"/>
      </w:pPr>
      <w:r>
        <w:t>The normalization anchors were empirical and frozen before production, so later solutions could fall outside the original zero-to-one reference range.</w:t>
      </w:r>
    </w:p>
    <w:p w14:paraId="33993550" w14:textId="77777777" w:rsidR="000B5EEF" w:rsidRDefault="000B5EEF" w:rsidP="000B5EEF">
      <w:pPr>
        <w:numPr>
          <w:ilvl w:val="0"/>
          <w:numId w:val="19"/>
        </w:numPr>
        <w:spacing w:before="100" w:beforeAutospacing="1" w:after="100" w:afterAutospacing="1" w:line="276" w:lineRule="auto"/>
      </w:pPr>
      <w:r>
        <w:t>Weighted-sum scalarization may not identify every nondominated solution.</w:t>
      </w:r>
    </w:p>
    <w:p w14:paraId="40F64D1E" w14:textId="77777777" w:rsidR="000B5EEF" w:rsidRDefault="000B5EEF" w:rsidP="000B5EEF">
      <w:pPr>
        <w:numPr>
          <w:ilvl w:val="0"/>
          <w:numId w:val="19"/>
        </w:numPr>
        <w:spacing w:before="100" w:beforeAutospacing="1" w:after="100" w:afterAutospacing="1" w:line="276" w:lineRule="auto"/>
      </w:pPr>
      <w:r>
        <w:t>The exact weighted-sum runs returned feasible incumbents but did not certify zero-gap optimality within the fixed computational limit.</w:t>
      </w:r>
    </w:p>
    <w:p w14:paraId="4D0BBA1A" w14:textId="77777777" w:rsidR="000B5EEF" w:rsidRDefault="000B5EEF" w:rsidP="000B5EEF">
      <w:pPr>
        <w:numPr>
          <w:ilvl w:val="0"/>
          <w:numId w:val="19"/>
        </w:numPr>
        <w:spacing w:before="100" w:beforeAutospacing="1" w:after="100" w:afterAutospacing="1" w:line="276" w:lineRule="auto"/>
      </w:pPr>
      <w:r>
        <w:t>Exact–ALNS equivalence was not fully established, so cross-model differences were not treated as heuristic optimality gaps.</w:t>
      </w:r>
    </w:p>
    <w:p w14:paraId="55EF45C8" w14:textId="279C92A0" w:rsidR="000B5EEF" w:rsidRDefault="000B5EEF" w:rsidP="000B5EEF">
      <w:pPr>
        <w:numPr>
          <w:ilvl w:val="0"/>
          <w:numId w:val="19"/>
        </w:numPr>
        <w:spacing w:before="100" w:beforeAutospacing="1" w:after="100" w:afterAutospacing="1" w:line="276" w:lineRule="auto"/>
      </w:pPr>
      <w:r>
        <w:t>The observed C101–R101 differences may also be affected by the instance-generation settings.</w:t>
      </w:r>
    </w:p>
    <w:p w14:paraId="5754F301" w14:textId="77777777" w:rsidR="00CE7E34" w:rsidRPr="00326086" w:rsidRDefault="00CE7E34" w:rsidP="00CE7E34">
      <w:pPr>
        <w:pStyle w:val="Heading2"/>
        <w:spacing w:before="100" w:beforeAutospacing="1" w:after="100" w:afterAutospacing="1" w:line="278" w:lineRule="auto"/>
        <w:rPr>
          <w:rFonts w:ascii="Times New Roman" w:eastAsia="SimSun" w:hAnsi="Times New Roman" w:cs="Times New Roman"/>
          <w:color w:val="auto"/>
          <w:sz w:val="32"/>
          <w:szCs w:val="32"/>
          <w:lang w:eastAsia="zh-CN"/>
        </w:rPr>
      </w:pPr>
      <w:bookmarkStart w:id="71" w:name="_Toc232010442"/>
      <w:r w:rsidRPr="00326086">
        <w:rPr>
          <w:rFonts w:ascii="Times New Roman" w:eastAsia="SimSun" w:hAnsi="Times New Roman" w:cs="Times New Roman"/>
          <w:color w:val="auto"/>
          <w:sz w:val="32"/>
          <w:szCs w:val="32"/>
          <w:lang w:eastAsia="zh-CN"/>
        </w:rPr>
        <w:lastRenderedPageBreak/>
        <w:t>7.6 Future Work</w:t>
      </w:r>
      <w:bookmarkEnd w:id="71"/>
    </w:p>
    <w:p w14:paraId="70FB5609" w14:textId="3CB1BD39" w:rsidR="00D16694" w:rsidRDefault="00D16694" w:rsidP="00D16694">
      <w:pPr>
        <w:pStyle w:val="isselectedend"/>
      </w:pPr>
      <w:r>
        <w:t>Future work should increase the ALNS iteration budget and allow several adaptive-weight segments.</w:t>
      </w:r>
    </w:p>
    <w:p w14:paraId="75208DF4" w14:textId="77777777" w:rsidR="00D16694" w:rsidRDefault="00D16694" w:rsidP="00D16694">
      <w:pPr>
        <w:pStyle w:val="isselectedend"/>
      </w:pPr>
      <w:r>
        <w:t>The benchmark should also be extended to larger C, R, and RC instances, with several cases from each spatial family.</w:t>
      </w:r>
    </w:p>
    <w:p w14:paraId="7CF2BF0D" w14:textId="77777777" w:rsidR="00D16694" w:rsidRDefault="00D16694" w:rsidP="00D16694">
      <w:pPr>
        <w:pStyle w:val="isselectedend"/>
      </w:pPr>
      <w:r>
        <w:t>The emission model can be improved by including heterogeneous vehicles, load-dependent emissions, congestion, travel speed, and electric-vehicle characteristics.</w:t>
      </w:r>
    </w:p>
    <w:p w14:paraId="255795E9" w14:textId="77777777" w:rsidR="00D16694" w:rsidRDefault="00D16694" w:rsidP="00D16694">
      <w:pPr>
        <w:pStyle w:val="isselectedend"/>
      </w:pPr>
      <w:r>
        <w:t>Pareto-based or epsilon-constraint methods can be investigated to examine the cost–emission frontier more directly.</w:t>
      </w:r>
    </w:p>
    <w:p w14:paraId="7808CF28" w14:textId="77777777" w:rsidR="00D16694" w:rsidRDefault="00D16694" w:rsidP="00D16694">
      <w:pPr>
        <w:pStyle w:val="isselectedend"/>
      </w:pPr>
      <w:r>
        <w:t>A shared canonical evaluator should also be developed to compare the exact formulation, ALNS, and final validator under the same solution contract.</w:t>
      </w:r>
    </w:p>
    <w:p w14:paraId="33856F33" w14:textId="09B4F6EC" w:rsidR="00D16694" w:rsidRDefault="00D16694" w:rsidP="00D16694">
      <w:pPr>
        <w:pStyle w:val="NormalWeb"/>
      </w:pPr>
      <w:r>
        <w:t>Finally, real operational data can be used for customer demand, ADP and TN locations, occasional</w:t>
      </w:r>
      <w:r w:rsidR="069FBF9A">
        <w:t xml:space="preserve"> </w:t>
      </w:r>
      <w:proofErr w:type="gramStart"/>
      <w:r w:rsidR="069FBF9A">
        <w:t>drivers</w:t>
      </w:r>
      <w:proofErr w:type="gramEnd"/>
      <w:r>
        <w:t xml:space="preserve"> trips, and emission factors.</w:t>
      </w:r>
    </w:p>
    <w:p w14:paraId="05001963" w14:textId="7D2531B5" w:rsidR="00CE7E34" w:rsidRDefault="00CE7E34" w:rsidP="00CE7E34">
      <w:pPr>
        <w:pStyle w:val="NormalWeb"/>
      </w:pPr>
      <w:r>
        <w:br w:type="page"/>
      </w:r>
    </w:p>
    <w:p w14:paraId="6FDA9526" w14:textId="77777777" w:rsidR="00CE7E34" w:rsidRPr="00F359C3" w:rsidRDefault="00CE7E34" w:rsidP="00CE7E34">
      <w:pPr>
        <w:pStyle w:val="Heading1"/>
        <w:spacing w:before="100" w:beforeAutospacing="1" w:after="100" w:afterAutospacing="1" w:line="278" w:lineRule="auto"/>
        <w:jc w:val="center"/>
        <w:rPr>
          <w:rFonts w:ascii="Times New Roman" w:eastAsia="Calibri" w:hAnsi="Times New Roman" w:cs="Times New Roman"/>
          <w:color w:val="auto"/>
          <w:sz w:val="40"/>
        </w:rPr>
      </w:pPr>
      <w:bookmarkStart w:id="72" w:name="_Toc232010443"/>
      <w:r w:rsidRPr="00F359C3">
        <w:rPr>
          <w:rFonts w:ascii="Times New Roman" w:eastAsia="Calibri" w:hAnsi="Times New Roman" w:cs="Times New Roman"/>
          <w:color w:val="auto"/>
          <w:sz w:val="40"/>
        </w:rPr>
        <w:lastRenderedPageBreak/>
        <w:t>CHAPTER 8. CONCLUSION</w:t>
      </w:r>
      <w:bookmarkEnd w:id="72"/>
    </w:p>
    <w:p w14:paraId="2F98B6C3" w14:textId="034FE3D9" w:rsidR="00CE7E34" w:rsidRDefault="51599F26" w:rsidP="00CE7E34">
      <w:pPr>
        <w:pStyle w:val="isselectedend"/>
      </w:pPr>
      <w:r>
        <w:t xml:space="preserve">This project extended the cost-oriented CSPTW-TN-DO framework by adding estimated operational emissions from dedicated vehicles and </w:t>
      </w:r>
      <w:r w:rsidR="069FBF9A">
        <w:t xml:space="preserve">occasional </w:t>
      </w:r>
      <w:proofErr w:type="gramStart"/>
      <w:r w:rsidR="069FBF9A">
        <w:t>drivers</w:t>
      </w:r>
      <w:proofErr w:type="gramEnd"/>
      <w:r>
        <w:t xml:space="preserve"> detours. Cost and emissions were normalized and combined through a weighted scalar objective.</w:t>
      </w:r>
    </w:p>
    <w:p w14:paraId="038654EB" w14:textId="77777777" w:rsidR="00EA4548" w:rsidRDefault="00EA4548" w:rsidP="00EA4548">
      <w:pPr>
        <w:pStyle w:val="isselectedend"/>
        <w:rPr>
          <w:ins w:id="73" w:author="Microsoft Word" w:date="2026-06-10T17:46:00Z"/>
        </w:rPr>
      </w:pPr>
      <w:ins w:id="74" w:author="Microsoft Word" w:date="2026-06-10T17:46:00Z">
        <w:r>
          <w:t>This project extended the cost-oriented CSPTW-TN-DO framework by adding estimated operational emissions from dedicated vehicles and occasional-driver detours. Cost and emissions were normalized using instance-specific empirical anchors and combined through a weighted scalar objective.</w:t>
        </w:r>
      </w:ins>
    </w:p>
    <w:p w14:paraId="10A8164F" w14:textId="77777777" w:rsidR="00EA4548" w:rsidRDefault="00EA4548" w:rsidP="00EA4548">
      <w:pPr>
        <w:pStyle w:val="isselectedend"/>
      </w:pPr>
      <w:r>
        <w:t>The final ALNS benchmark contained 120 completed and validated runs across the C101-derived and R101-derived instances. C101-derived showed a more stable response to the intermediate lambda settings, which generally reduced both mean cost and mean emissions. R101-derived showed a weaker and non-monotonic response.</w:t>
      </w:r>
    </w:p>
    <w:p w14:paraId="1B6C8268" w14:textId="7E716C96" w:rsidR="00EA4548" w:rsidRDefault="00EA4548" w:rsidP="00EA4548">
      <w:pPr>
        <w:pStyle w:val="isselectedend"/>
      </w:pPr>
      <w:r>
        <w:t>ALNS improved the initial feasible solutions under every tested configuration. However, the experiment used a reduced 301-iteration budget, and the tested points should not be interpreted as a complete Pareto frontier. The exact weighted-sum runs returned feasible incumbents within the fixed time limit but did not certify zero-gap optimality.</w:t>
      </w:r>
    </w:p>
    <w:p w14:paraId="4DF9D7A0" w14:textId="7689A38D" w:rsidR="00CE7E34" w:rsidRPr="00EA4548" w:rsidRDefault="00EA4548" w:rsidP="00EA4548">
      <w:pPr>
        <w:pStyle w:val="NormalWeb"/>
        <w:rPr>
          <w:lang w:val="vi-VN"/>
        </w:rPr>
      </w:pPr>
      <w:r>
        <w:t>The main contribution is an emission-aware extension of a paper-based routing framework, supported by feasibility checks and a controlled multi-seed experiment. The results show that cost and emissions can be partly aligned, but the effect of the environmental weight depends on instance structure and stochastic search performance.</w:t>
      </w:r>
    </w:p>
    <w:p w14:paraId="04D1ECDF" w14:textId="77777777" w:rsidR="00CE7E34" w:rsidRDefault="00CE7E34" w:rsidP="00CE7E34">
      <w:r>
        <w:br w:type="page"/>
      </w:r>
    </w:p>
    <w:p w14:paraId="0478CF07" w14:textId="77777777" w:rsidR="00CE7E34" w:rsidRPr="00F359C3" w:rsidRDefault="00CE7E34" w:rsidP="00CE7E34">
      <w:pPr>
        <w:pStyle w:val="Heading1"/>
        <w:spacing w:before="100" w:beforeAutospacing="1" w:after="100" w:afterAutospacing="1" w:line="278" w:lineRule="auto"/>
        <w:jc w:val="center"/>
        <w:rPr>
          <w:rFonts w:ascii="Times New Roman" w:eastAsia="Calibri" w:hAnsi="Times New Roman" w:cs="Times New Roman"/>
          <w:color w:val="auto"/>
          <w:sz w:val="40"/>
        </w:rPr>
      </w:pPr>
      <w:bookmarkStart w:id="75" w:name="_Toc232010444"/>
      <w:r w:rsidRPr="00F359C3">
        <w:rPr>
          <w:rFonts w:ascii="Times New Roman" w:eastAsia="Calibri" w:hAnsi="Times New Roman" w:cs="Times New Roman"/>
          <w:color w:val="auto"/>
          <w:sz w:val="40"/>
        </w:rPr>
        <w:lastRenderedPageBreak/>
        <w:t>REFERENCES</w:t>
      </w:r>
      <w:bookmarkEnd w:id="75"/>
    </w:p>
    <w:p w14:paraId="29AAF2DF" w14:textId="6E8EB81B" w:rsidR="00CE7E34" w:rsidRDefault="00CE7E34" w:rsidP="00CE7E34">
      <w:pPr>
        <w:ind w:left="360" w:hanging="360"/>
      </w:pPr>
      <w:proofErr w:type="spellStart"/>
      <w:r>
        <w:t>Archetti</w:t>
      </w:r>
      <w:proofErr w:type="spellEnd"/>
      <w:r>
        <w:t xml:space="preserve">, C., </w:t>
      </w:r>
      <w:proofErr w:type="spellStart"/>
      <w:r>
        <w:t>Savelsbergh</w:t>
      </w:r>
      <w:proofErr w:type="spellEnd"/>
      <w:r>
        <w:t xml:space="preserve">, M., and Speranza, M. G. (2016). The vehicle routing problem with occasional </w:t>
      </w:r>
      <w:proofErr w:type="spellStart"/>
      <w:r w:rsidR="069FBF9A">
        <w:t>drivers</w:t>
      </w:r>
      <w:r>
        <w:t>s</w:t>
      </w:r>
      <w:proofErr w:type="spellEnd"/>
      <w:r>
        <w:t>. European Journal of Operational Research, 254(2), 472-480.</w:t>
      </w:r>
    </w:p>
    <w:p w14:paraId="1E3418C0" w14:textId="77777777" w:rsidR="00CE7E34" w:rsidRDefault="00CE7E34" w:rsidP="00CE7E34">
      <w:pPr>
        <w:ind w:left="360" w:hanging="360"/>
      </w:pPr>
      <w:r>
        <w:t>Demir, E., Bektas, T., and Laporte, G. (2011). A comparative analysis of several vehicle emission models for road freight transportation. Transportation Research Part D: Transport and Environment, 16(5), 347-357.</w:t>
      </w:r>
    </w:p>
    <w:p w14:paraId="4FA63905" w14:textId="77777777" w:rsidR="00CE7E34" w:rsidRDefault="00CE7E34" w:rsidP="00CE7E34">
      <w:pPr>
        <w:ind w:left="360" w:hanging="360"/>
      </w:pPr>
      <w:r>
        <w:t>Demir, E., Bektas, T., and Laporte, G. (2012). An adaptive large neighborhood search heuristic for the pollution-routing problem. European Journal of Operational Research, 223(2), 346-359.</w:t>
      </w:r>
    </w:p>
    <w:p w14:paraId="36E6424B" w14:textId="77777777" w:rsidR="00CE7E34" w:rsidRDefault="00CE7E34" w:rsidP="00CE7E34">
      <w:pPr>
        <w:ind w:left="360" w:hanging="360"/>
      </w:pPr>
      <w:r>
        <w:t>Kirkpatrick, S., Gelatt, C. D., and Vecchi, M. P. (1983). Optimization by simulated annealing. Science, 220(4598), 671-680.</w:t>
      </w:r>
    </w:p>
    <w:p w14:paraId="3A8A0A0B" w14:textId="77777777" w:rsidR="00CE7E34" w:rsidRDefault="00CE7E34" w:rsidP="00CE7E34">
      <w:pPr>
        <w:ind w:left="360" w:hanging="360"/>
      </w:pPr>
      <w:r>
        <w:t>Macrina, G., Di Puglia Pugliese, L., Guerriero, F., and Laporte, G. (2020). Crowd-shipping with time windows and transshipment nodes. Computers &amp; Operations Research, 113, 104806.</w:t>
      </w:r>
    </w:p>
    <w:p w14:paraId="5CB016D2" w14:textId="77777777" w:rsidR="00CE7E34" w:rsidRDefault="00CE7E34" w:rsidP="00CE7E34">
      <w:pPr>
        <w:ind w:left="360" w:hanging="360"/>
      </w:pPr>
      <w:proofErr w:type="spellStart"/>
      <w:r>
        <w:t>Pisinger</w:t>
      </w:r>
      <w:proofErr w:type="spellEnd"/>
      <w:r>
        <w:t>, D., and Ropke, S. (2007). A general heuristic for vehicle routing problems. Computers &amp; Operations Research, 34(8), 2403-2435.</w:t>
      </w:r>
    </w:p>
    <w:p w14:paraId="6A68536C" w14:textId="77777777" w:rsidR="00CE7E34" w:rsidRDefault="00CE7E34" w:rsidP="00CE7E34">
      <w:pPr>
        <w:ind w:left="360" w:hanging="360"/>
      </w:pPr>
      <w:r>
        <w:t xml:space="preserve">Ropke, S., and </w:t>
      </w:r>
      <w:proofErr w:type="spellStart"/>
      <w:r>
        <w:t>Pisinger</w:t>
      </w:r>
      <w:proofErr w:type="spellEnd"/>
      <w:r>
        <w:t>, D. (2006). An adaptive large neighborhood search heuristic for the pickup and delivery problem with time windows. Transportation Science, 40(4), 455-472.</w:t>
      </w:r>
    </w:p>
    <w:p w14:paraId="3F554DF8" w14:textId="77777777" w:rsidR="00CE7E34" w:rsidRDefault="00CE7E34" w:rsidP="00CE7E34">
      <w:pPr>
        <w:ind w:left="360" w:hanging="360"/>
        <w:rPr>
          <w:lang w:val="vi-VN"/>
        </w:rPr>
      </w:pPr>
      <w:r>
        <w:t xml:space="preserve">Yu, V. F., </w:t>
      </w:r>
      <w:proofErr w:type="spellStart"/>
      <w:r>
        <w:t>Jodiawan</w:t>
      </w:r>
      <w:proofErr w:type="spellEnd"/>
      <w:r>
        <w:t>, P., and Redi, A. A. N. P. (2022). Crowd-shipping problem with time windows, transshipment nodes, and delivery options. Transportation Research Part E: Logistics and Transportation Review, 157, 102545.</w:t>
      </w:r>
    </w:p>
    <w:p w14:paraId="469D06F9" w14:textId="77777777" w:rsidR="00CE7E34" w:rsidRDefault="00CE7E34" w:rsidP="00CE7E34">
      <w:pPr>
        <w:ind w:left="360" w:hanging="360"/>
        <w:rPr>
          <w:lang w:val="vi-VN"/>
        </w:rPr>
      </w:pPr>
      <w:r>
        <w:t xml:space="preserve">Solomon, M. M. (1987). Algorithms for the vehicle routing and scheduling problems with time window constraints. </w:t>
      </w:r>
      <w:r>
        <w:rPr>
          <w:rStyle w:val="Emphasis"/>
        </w:rPr>
        <w:t>Operations Research, 35</w:t>
      </w:r>
      <w:r>
        <w:t>(2), 254–265.</w:t>
      </w:r>
      <w:r>
        <w:rPr>
          <w:lang w:val="vi-VN"/>
        </w:rPr>
        <w:t xml:space="preserve"> </w:t>
      </w:r>
    </w:p>
    <w:p w14:paraId="11215D2B" w14:textId="77777777" w:rsidR="00CE7E34" w:rsidRDefault="00CE7E34" w:rsidP="00CE7E34">
      <w:pPr>
        <w:ind w:left="360" w:hanging="360"/>
        <w:rPr>
          <w:lang w:val="vi-VN"/>
        </w:rPr>
      </w:pPr>
      <w:r>
        <w:t>SINTEF. Solomon VRPTW benchmark instances: 100-customer problems. Accessed June 2026.</w:t>
      </w:r>
      <w:r>
        <w:rPr>
          <w:lang w:val="vi-VN"/>
        </w:rPr>
        <w:t xml:space="preserve"> </w:t>
      </w:r>
      <w:hyperlink r:id="rId19" w:history="1">
        <w:r w:rsidRPr="002479A6">
          <w:rPr>
            <w:rStyle w:val="Hyperlink"/>
            <w:lang w:val="vi-VN"/>
          </w:rPr>
          <w:t>https://www.sintef.no/projectweb/top/vrptw/100-customers/</w:t>
        </w:r>
      </w:hyperlink>
    </w:p>
    <w:p w14:paraId="480004E0" w14:textId="77777777" w:rsidR="00CE7E34" w:rsidRDefault="00CE7E34" w:rsidP="00CE7E34">
      <w:r>
        <w:br w:type="page"/>
      </w:r>
    </w:p>
    <w:p w14:paraId="43C7DF70" w14:textId="77777777" w:rsidR="00CE7E34" w:rsidRDefault="00CE7E34" w:rsidP="00CE7E34">
      <w:pPr>
        <w:pStyle w:val="Heading1"/>
        <w:rPr>
          <w:lang w:val="vi-VN"/>
        </w:rPr>
      </w:pPr>
      <w:bookmarkStart w:id="76" w:name="_Toc232010445"/>
      <w:r>
        <w:lastRenderedPageBreak/>
        <w:t>APPENDIX A. FINAL ALNS PARAMETER SUMMARY</w:t>
      </w:r>
      <w:bookmarkEnd w:id="76"/>
    </w:p>
    <w:p w14:paraId="65D3B243" w14:textId="77777777" w:rsidR="00CE7E34" w:rsidRPr="00262752" w:rsidRDefault="00CE7E34" w:rsidP="00CE7E34">
      <w:pPr>
        <w:rPr>
          <w:lang w:val="vi-VN"/>
        </w:rPr>
      </w:pPr>
    </w:p>
    <w:tbl>
      <w:tblPr>
        <w:tblStyle w:val="TableGrid"/>
        <w:tblW w:w="0" w:type="auto"/>
        <w:jc w:val="center"/>
        <w:tblLook w:val="04A0" w:firstRow="1" w:lastRow="0" w:firstColumn="1" w:lastColumn="0" w:noHBand="0" w:noVBand="1"/>
      </w:tblPr>
      <w:tblGrid>
        <w:gridCol w:w="2185"/>
        <w:gridCol w:w="2207"/>
        <w:gridCol w:w="2096"/>
        <w:gridCol w:w="2142"/>
      </w:tblGrid>
      <w:tr w:rsidR="00CE7E34" w:rsidRPr="00EF7421" w14:paraId="6C85C514" w14:textId="77777777" w:rsidTr="003F17C6">
        <w:trPr>
          <w:jc w:val="center"/>
        </w:trPr>
        <w:tc>
          <w:tcPr>
            <w:tcW w:w="2469" w:type="dxa"/>
            <w:shd w:val="clear" w:color="auto" w:fill="D9EAF7"/>
          </w:tcPr>
          <w:p w14:paraId="056AA7BC" w14:textId="77777777" w:rsidR="00CE7E34" w:rsidRPr="00EF7421" w:rsidRDefault="00CE7E34" w:rsidP="003F17C6">
            <w:r w:rsidRPr="00EF7421">
              <w:rPr>
                <w:b/>
              </w:rPr>
              <w:t>Parameter</w:t>
            </w:r>
          </w:p>
        </w:tc>
        <w:tc>
          <w:tcPr>
            <w:tcW w:w="2469" w:type="dxa"/>
            <w:shd w:val="clear" w:color="auto" w:fill="D9EAF7"/>
          </w:tcPr>
          <w:p w14:paraId="67B18048" w14:textId="77777777" w:rsidR="00CE7E34" w:rsidRPr="00EF7421" w:rsidRDefault="00CE7E34" w:rsidP="003F17C6">
            <w:r w:rsidRPr="00EF7421">
              <w:rPr>
                <w:b/>
              </w:rPr>
              <w:t>Meaning</w:t>
            </w:r>
          </w:p>
        </w:tc>
        <w:tc>
          <w:tcPr>
            <w:tcW w:w="2469" w:type="dxa"/>
            <w:shd w:val="clear" w:color="auto" w:fill="D9EAF7"/>
          </w:tcPr>
          <w:p w14:paraId="1F9331B6" w14:textId="77777777" w:rsidR="00CE7E34" w:rsidRPr="00EF7421" w:rsidRDefault="00CE7E34" w:rsidP="003F17C6">
            <w:r w:rsidRPr="00EF7421">
              <w:rPr>
                <w:b/>
              </w:rPr>
              <w:t>Paper value</w:t>
            </w:r>
          </w:p>
        </w:tc>
        <w:tc>
          <w:tcPr>
            <w:tcW w:w="2469" w:type="dxa"/>
            <w:shd w:val="clear" w:color="auto" w:fill="D9EAF7"/>
          </w:tcPr>
          <w:p w14:paraId="6CE6C7A4" w14:textId="77777777" w:rsidR="00CE7E34" w:rsidRPr="00EF7421" w:rsidRDefault="00CE7E34" w:rsidP="003F17C6">
            <w:r w:rsidRPr="00EF7421">
              <w:rPr>
                <w:b/>
              </w:rPr>
              <w:t>Project value</w:t>
            </w:r>
          </w:p>
        </w:tc>
      </w:tr>
      <w:tr w:rsidR="00CE7E34" w:rsidRPr="00EF7421" w14:paraId="5B1EBF74" w14:textId="77777777" w:rsidTr="003F17C6">
        <w:trPr>
          <w:jc w:val="center"/>
        </w:trPr>
        <w:tc>
          <w:tcPr>
            <w:tcW w:w="2469" w:type="dxa"/>
            <w:vAlign w:val="center"/>
          </w:tcPr>
          <w:p w14:paraId="62E67CAF" w14:textId="77777777" w:rsidR="00CE7E34" w:rsidRPr="00EF7421" w:rsidRDefault="00252160" w:rsidP="003F17C6">
            <m:oMathPara>
              <m:oMath>
                <m:r>
                  <w:rPr>
                    <w:rFonts w:ascii="Cambria Math" w:hAnsi="Cambria Math"/>
                  </w:rPr>
                  <m:t>ηmax</m:t>
                </m:r>
              </m:oMath>
            </m:oMathPara>
          </w:p>
        </w:tc>
        <w:tc>
          <w:tcPr>
            <w:tcW w:w="2469" w:type="dxa"/>
            <w:vAlign w:val="center"/>
          </w:tcPr>
          <w:p w14:paraId="3F4A3F7C" w14:textId="77777777" w:rsidR="00CE7E34" w:rsidRPr="00EF7421" w:rsidRDefault="00CE7E34" w:rsidP="003F17C6">
            <w:r w:rsidRPr="00EF7421">
              <w:t>Maximum iterations</w:t>
            </w:r>
          </w:p>
        </w:tc>
        <w:tc>
          <w:tcPr>
            <w:tcW w:w="2469" w:type="dxa"/>
            <w:vAlign w:val="center"/>
          </w:tcPr>
          <w:p w14:paraId="1E723FD5" w14:textId="77777777" w:rsidR="00CE7E34" w:rsidRPr="00EF7421" w:rsidRDefault="00CE7E34" w:rsidP="003F17C6">
            <w:r w:rsidRPr="00EF7421">
              <w:t>30,000</w:t>
            </w:r>
          </w:p>
        </w:tc>
        <w:tc>
          <w:tcPr>
            <w:tcW w:w="2469" w:type="dxa"/>
            <w:vAlign w:val="center"/>
          </w:tcPr>
          <w:p w14:paraId="2007824E" w14:textId="77777777" w:rsidR="00CE7E34" w:rsidRPr="00EF7421" w:rsidRDefault="00CE7E34" w:rsidP="003F17C6">
            <w:r w:rsidRPr="00EF7421">
              <w:t>301</w:t>
            </w:r>
          </w:p>
        </w:tc>
      </w:tr>
      <w:tr w:rsidR="00CE7E34" w:rsidRPr="00EF7421" w14:paraId="4354278F" w14:textId="77777777" w:rsidTr="003F17C6">
        <w:trPr>
          <w:jc w:val="center"/>
        </w:trPr>
        <w:tc>
          <w:tcPr>
            <w:tcW w:w="2469" w:type="dxa"/>
            <w:vAlign w:val="center"/>
          </w:tcPr>
          <w:p w14:paraId="45A3AC2B" w14:textId="77777777" w:rsidR="00CE7E34" w:rsidRPr="00EF7421" w:rsidRDefault="00252160" w:rsidP="003F17C6">
            <m:oMathPara>
              <m:oMath>
                <m:r>
                  <w:rPr>
                    <w:rFonts w:ascii="Cambria Math" w:hAnsi="Cambria Math"/>
                  </w:rPr>
                  <m:t>ηs</m:t>
                </m:r>
              </m:oMath>
            </m:oMathPara>
          </w:p>
        </w:tc>
        <w:tc>
          <w:tcPr>
            <w:tcW w:w="2469" w:type="dxa"/>
            <w:vAlign w:val="center"/>
          </w:tcPr>
          <w:p w14:paraId="3310BE18" w14:textId="77777777" w:rsidR="00CE7E34" w:rsidRPr="00EF7421" w:rsidRDefault="00CE7E34" w:rsidP="003F17C6">
            <w:r w:rsidRPr="00EF7421">
              <w:t>Weight-update segment</w:t>
            </w:r>
          </w:p>
        </w:tc>
        <w:tc>
          <w:tcPr>
            <w:tcW w:w="2469" w:type="dxa"/>
            <w:vAlign w:val="center"/>
          </w:tcPr>
          <w:p w14:paraId="24597BB5" w14:textId="77777777" w:rsidR="00CE7E34" w:rsidRPr="00EF7421" w:rsidRDefault="00CE7E34" w:rsidP="003F17C6">
            <w:r w:rsidRPr="00EF7421">
              <w:t>300</w:t>
            </w:r>
          </w:p>
        </w:tc>
        <w:tc>
          <w:tcPr>
            <w:tcW w:w="2469" w:type="dxa"/>
            <w:vAlign w:val="center"/>
          </w:tcPr>
          <w:p w14:paraId="17EB9231" w14:textId="77777777" w:rsidR="00CE7E34" w:rsidRPr="00EF7421" w:rsidRDefault="00CE7E34" w:rsidP="003F17C6">
            <w:r w:rsidRPr="00EF7421">
              <w:t>300</w:t>
            </w:r>
          </w:p>
        </w:tc>
      </w:tr>
      <w:tr w:rsidR="00CE7E34" w:rsidRPr="00EF7421" w14:paraId="708D90E7" w14:textId="77777777" w:rsidTr="003F17C6">
        <w:trPr>
          <w:jc w:val="center"/>
        </w:trPr>
        <w:tc>
          <w:tcPr>
            <w:tcW w:w="2469" w:type="dxa"/>
            <w:vAlign w:val="center"/>
          </w:tcPr>
          <w:p w14:paraId="0E7E76EA" w14:textId="77777777" w:rsidR="00CE7E34" w:rsidRPr="00EF7421" w:rsidRDefault="00252160" w:rsidP="003F17C6">
            <m:oMathPara>
              <m:oMath>
                <m:r>
                  <w:rPr>
                    <w:rFonts w:ascii="Cambria Math" w:hAnsi="Cambria Math"/>
                  </w:rPr>
                  <m:t>α</m:t>
                </m:r>
              </m:oMath>
            </m:oMathPara>
          </w:p>
        </w:tc>
        <w:tc>
          <w:tcPr>
            <w:tcW w:w="2469" w:type="dxa"/>
            <w:vAlign w:val="center"/>
          </w:tcPr>
          <w:p w14:paraId="24A499F2" w14:textId="77777777" w:rsidR="00CE7E34" w:rsidRPr="00EF7421" w:rsidRDefault="00CE7E34" w:rsidP="003F17C6">
            <w:r w:rsidRPr="00EF7421">
              <w:t>Cooling rate</w:t>
            </w:r>
          </w:p>
        </w:tc>
        <w:tc>
          <w:tcPr>
            <w:tcW w:w="2469" w:type="dxa"/>
            <w:vAlign w:val="center"/>
          </w:tcPr>
          <w:p w14:paraId="59B28F76" w14:textId="77777777" w:rsidR="00CE7E34" w:rsidRPr="00EF7421" w:rsidRDefault="00CE7E34" w:rsidP="003F17C6">
            <w:r w:rsidRPr="00EF7421">
              <w:t>0.9994</w:t>
            </w:r>
          </w:p>
        </w:tc>
        <w:tc>
          <w:tcPr>
            <w:tcW w:w="2469" w:type="dxa"/>
            <w:vAlign w:val="center"/>
          </w:tcPr>
          <w:p w14:paraId="323684B3" w14:textId="77777777" w:rsidR="00CE7E34" w:rsidRPr="00EF7421" w:rsidRDefault="00CE7E34" w:rsidP="003F17C6">
            <w:r w:rsidRPr="00EF7421">
              <w:t>0.9994</w:t>
            </w:r>
          </w:p>
        </w:tc>
      </w:tr>
      <w:tr w:rsidR="00CE7E34" w:rsidRPr="00EF7421" w14:paraId="112A081C" w14:textId="77777777" w:rsidTr="003F17C6">
        <w:trPr>
          <w:jc w:val="center"/>
        </w:trPr>
        <w:tc>
          <w:tcPr>
            <w:tcW w:w="2469" w:type="dxa"/>
            <w:vAlign w:val="center"/>
          </w:tcPr>
          <w:p w14:paraId="01FCF1DF" w14:textId="77777777" w:rsidR="00CE7E34" w:rsidRPr="00EF7421" w:rsidRDefault="00252160" w:rsidP="003F17C6">
            <m:oMathPara>
              <m:oMath>
                <m:r>
                  <w:rPr>
                    <w:rFonts w:ascii="Cambria Math" w:hAnsi="Cambria Math"/>
                  </w:rPr>
                  <m:t>τ</m:t>
                </m:r>
              </m:oMath>
            </m:oMathPara>
          </w:p>
        </w:tc>
        <w:tc>
          <w:tcPr>
            <w:tcW w:w="2469" w:type="dxa"/>
            <w:vAlign w:val="center"/>
          </w:tcPr>
          <w:p w14:paraId="5FD7A68A" w14:textId="77777777" w:rsidR="00CE7E34" w:rsidRPr="00EF7421" w:rsidRDefault="00CE7E34" w:rsidP="003F17C6">
            <w:r w:rsidRPr="00EF7421">
              <w:t>Perturbation factor</w:t>
            </w:r>
          </w:p>
        </w:tc>
        <w:tc>
          <w:tcPr>
            <w:tcW w:w="2469" w:type="dxa"/>
            <w:vAlign w:val="center"/>
          </w:tcPr>
          <w:p w14:paraId="6F1CF49E" w14:textId="77777777" w:rsidR="00CE7E34" w:rsidRPr="00EF7421" w:rsidRDefault="00CE7E34" w:rsidP="003F17C6">
            <w:r w:rsidRPr="00EF7421">
              <w:t>0.275</w:t>
            </w:r>
          </w:p>
        </w:tc>
        <w:tc>
          <w:tcPr>
            <w:tcW w:w="2469" w:type="dxa"/>
            <w:vAlign w:val="center"/>
          </w:tcPr>
          <w:p w14:paraId="44E1453D" w14:textId="77777777" w:rsidR="00CE7E34" w:rsidRPr="00EF7421" w:rsidRDefault="00CE7E34" w:rsidP="003F17C6">
            <w:r w:rsidRPr="00EF7421">
              <w:t>0.275</w:t>
            </w:r>
          </w:p>
        </w:tc>
      </w:tr>
      <w:tr w:rsidR="00CE7E34" w:rsidRPr="00EF7421" w14:paraId="518FCC9D" w14:textId="77777777" w:rsidTr="003F17C6">
        <w:trPr>
          <w:jc w:val="center"/>
        </w:trPr>
        <w:tc>
          <w:tcPr>
            <w:tcW w:w="2469" w:type="dxa"/>
            <w:vAlign w:val="center"/>
          </w:tcPr>
          <w:p w14:paraId="1485D093" w14:textId="77777777" w:rsidR="00CE7E34" w:rsidRPr="00EF7421" w:rsidRDefault="00252160" w:rsidP="003F17C6">
            <m:oMathPara>
              <m:oMath>
                <m:r>
                  <w:rPr>
                    <w:rFonts w:ascii="Cambria Math" w:hAnsi="Cambria Math"/>
                  </w:rPr>
                  <m:t>ζ</m:t>
                </m:r>
              </m:oMath>
            </m:oMathPara>
          </w:p>
        </w:tc>
        <w:tc>
          <w:tcPr>
            <w:tcW w:w="2469" w:type="dxa"/>
            <w:vAlign w:val="center"/>
          </w:tcPr>
          <w:p w14:paraId="6C9F45EE" w14:textId="77777777" w:rsidR="00CE7E34" w:rsidRPr="00EF7421" w:rsidRDefault="00CE7E34" w:rsidP="003F17C6">
            <w:r w:rsidRPr="00EF7421">
              <w:t>Reaction factor</w:t>
            </w:r>
          </w:p>
        </w:tc>
        <w:tc>
          <w:tcPr>
            <w:tcW w:w="2469" w:type="dxa"/>
            <w:vAlign w:val="center"/>
          </w:tcPr>
          <w:p w14:paraId="354AB3F2" w14:textId="77777777" w:rsidR="00CE7E34" w:rsidRPr="00EF7421" w:rsidRDefault="00CE7E34" w:rsidP="003F17C6">
            <w:r w:rsidRPr="00EF7421">
              <w:t>0.1</w:t>
            </w:r>
          </w:p>
        </w:tc>
        <w:tc>
          <w:tcPr>
            <w:tcW w:w="2469" w:type="dxa"/>
            <w:vAlign w:val="center"/>
          </w:tcPr>
          <w:p w14:paraId="0DE627C1" w14:textId="77777777" w:rsidR="00CE7E34" w:rsidRPr="00EF7421" w:rsidRDefault="00CE7E34" w:rsidP="003F17C6">
            <w:r w:rsidRPr="00EF7421">
              <w:t>0.1</w:t>
            </w:r>
          </w:p>
        </w:tc>
      </w:tr>
      <w:tr w:rsidR="00CE7E34" w:rsidRPr="00EF7421" w14:paraId="24AC7546" w14:textId="77777777" w:rsidTr="003F17C6">
        <w:trPr>
          <w:jc w:val="center"/>
        </w:trPr>
        <w:tc>
          <w:tcPr>
            <w:tcW w:w="2469" w:type="dxa"/>
            <w:vAlign w:val="center"/>
          </w:tcPr>
          <w:p w14:paraId="14A9710A" w14:textId="77777777" w:rsidR="00CE7E34" w:rsidRPr="00EF7421" w:rsidRDefault="00000000" w:rsidP="003F17C6">
            <m:oMathPara>
              <m:oMath>
                <m:f>
                  <m:fPr>
                    <m:ctrlPr>
                      <w:rPr>
                        <w:rFonts w:ascii="Cambria Math" w:hAnsi="Cambria Math"/>
                        <w:i/>
                      </w:rPr>
                    </m:ctrlPr>
                  </m:fPr>
                  <m:num>
                    <m:f>
                      <m:fPr>
                        <m:ctrlPr>
                          <w:rPr>
                            <w:rFonts w:ascii="Cambria Math" w:hAnsi="Cambria Math"/>
                            <w:i/>
                          </w:rPr>
                        </m:ctrlPr>
                      </m:fPr>
                      <m:num>
                        <m:r>
                          <w:rPr>
                            <w:rFonts w:ascii="Cambria Math" w:hAnsi="Cambria Math"/>
                          </w:rPr>
                          <m:t>σ1</m:t>
                        </m:r>
                      </m:num>
                      <m:den>
                        <m:r>
                          <w:rPr>
                            <w:rFonts w:ascii="Cambria Math" w:hAnsi="Cambria Math"/>
                          </w:rPr>
                          <m:t>σ2</m:t>
                        </m:r>
                      </m:den>
                    </m:f>
                  </m:num>
                  <m:den>
                    <m:r>
                      <w:rPr>
                        <w:rFonts w:ascii="Cambria Math" w:hAnsi="Cambria Math"/>
                      </w:rPr>
                      <m:t>σ3</m:t>
                    </m:r>
                  </m:den>
                </m:f>
              </m:oMath>
            </m:oMathPara>
          </w:p>
        </w:tc>
        <w:tc>
          <w:tcPr>
            <w:tcW w:w="2469" w:type="dxa"/>
            <w:vAlign w:val="center"/>
          </w:tcPr>
          <w:p w14:paraId="4362437B" w14:textId="77777777" w:rsidR="00CE7E34" w:rsidRPr="00EF7421" w:rsidRDefault="00CE7E34" w:rsidP="003F17C6">
            <w:r w:rsidRPr="00EF7421">
              <w:t>Operator scores</w:t>
            </w:r>
          </w:p>
        </w:tc>
        <w:tc>
          <w:tcPr>
            <w:tcW w:w="2469" w:type="dxa"/>
            <w:vAlign w:val="center"/>
          </w:tcPr>
          <w:p w14:paraId="2BC39E07" w14:textId="77777777" w:rsidR="00CE7E34" w:rsidRPr="00EF7421" w:rsidRDefault="00CE7E34" w:rsidP="003F17C6">
            <w:r w:rsidRPr="00EF7421">
              <w:t>33/15/9</w:t>
            </w:r>
          </w:p>
        </w:tc>
        <w:tc>
          <w:tcPr>
            <w:tcW w:w="2469" w:type="dxa"/>
            <w:vAlign w:val="center"/>
          </w:tcPr>
          <w:p w14:paraId="0A922BF1" w14:textId="77777777" w:rsidR="00CE7E34" w:rsidRPr="00EF7421" w:rsidRDefault="00CE7E34" w:rsidP="003F17C6">
            <w:r w:rsidRPr="00EF7421">
              <w:t>33/15/9</w:t>
            </w:r>
          </w:p>
        </w:tc>
      </w:tr>
      <w:tr w:rsidR="00CE7E34" w:rsidRPr="00EF7421" w14:paraId="2AFD1AF0" w14:textId="77777777" w:rsidTr="003F17C6">
        <w:trPr>
          <w:jc w:val="center"/>
        </w:trPr>
        <w:tc>
          <w:tcPr>
            <w:tcW w:w="2469" w:type="dxa"/>
            <w:vAlign w:val="center"/>
          </w:tcPr>
          <w:p w14:paraId="071BC52A" w14:textId="77777777" w:rsidR="00CE7E34" w:rsidRPr="00EF7421" w:rsidRDefault="00252160" w:rsidP="003F17C6">
            <m:oMathPara>
              <m:oMath>
                <m:r>
                  <w:rPr>
                    <w:rFonts w:ascii="Cambria Math" w:hAnsi="Cambria Math"/>
                  </w:rPr>
                  <m:t>δLS</m:t>
                </m:r>
              </m:oMath>
            </m:oMathPara>
          </w:p>
        </w:tc>
        <w:tc>
          <w:tcPr>
            <w:tcW w:w="2469" w:type="dxa"/>
            <w:vAlign w:val="center"/>
          </w:tcPr>
          <w:p w14:paraId="4F67A1B7" w14:textId="77777777" w:rsidR="00CE7E34" w:rsidRPr="00EF7421" w:rsidRDefault="00CE7E34" w:rsidP="003F17C6">
            <w:r w:rsidRPr="00EF7421">
              <w:t>Local-search gap</w:t>
            </w:r>
          </w:p>
        </w:tc>
        <w:tc>
          <w:tcPr>
            <w:tcW w:w="2469" w:type="dxa"/>
            <w:vAlign w:val="center"/>
          </w:tcPr>
          <w:p w14:paraId="55B3D1EE" w14:textId="77777777" w:rsidR="00CE7E34" w:rsidRPr="00EF7421" w:rsidRDefault="00CE7E34" w:rsidP="003F17C6">
            <w:r w:rsidRPr="00EF7421">
              <w:t>0.1</w:t>
            </w:r>
          </w:p>
        </w:tc>
        <w:tc>
          <w:tcPr>
            <w:tcW w:w="2469" w:type="dxa"/>
            <w:vAlign w:val="center"/>
          </w:tcPr>
          <w:p w14:paraId="6E89793D" w14:textId="77777777" w:rsidR="00CE7E34" w:rsidRPr="00EF7421" w:rsidRDefault="00CE7E34" w:rsidP="003F17C6">
            <w:r w:rsidRPr="00EF7421">
              <w:t>0.1 with sign-safe extension</w:t>
            </w:r>
          </w:p>
        </w:tc>
      </w:tr>
      <w:tr w:rsidR="00CE7E34" w:rsidRPr="00EF7421" w14:paraId="52E63923" w14:textId="77777777" w:rsidTr="003F17C6">
        <w:trPr>
          <w:jc w:val="center"/>
        </w:trPr>
        <w:tc>
          <w:tcPr>
            <w:tcW w:w="2469" w:type="dxa"/>
            <w:vAlign w:val="center"/>
          </w:tcPr>
          <w:p w14:paraId="4AFF33BE" w14:textId="77777777" w:rsidR="00CE7E34" w:rsidRPr="00EF7421" w:rsidRDefault="00000000" w:rsidP="003F17C6">
            <m:oMathPara>
              <m:oMath>
                <m:f>
                  <m:fPr>
                    <m:ctrlPr>
                      <w:rPr>
                        <w:rFonts w:ascii="Cambria Math" w:hAnsi="Cambria Math"/>
                        <w:i/>
                      </w:rPr>
                    </m:ctrlPr>
                  </m:fPr>
                  <m:num>
                    <m:r>
                      <w:rPr>
                        <w:rFonts w:ascii="Cambria Math" w:hAnsi="Cambria Math"/>
                      </w:rPr>
                      <m:t>Ωmin</m:t>
                    </m:r>
                  </m:num>
                  <m:den>
                    <m:r>
                      <w:rPr>
                        <w:rFonts w:ascii="Cambria Math" w:hAnsi="Cambria Math"/>
                      </w:rPr>
                      <m:t>Ωmax</m:t>
                    </m:r>
                  </m:den>
                </m:f>
              </m:oMath>
            </m:oMathPara>
          </w:p>
        </w:tc>
        <w:tc>
          <w:tcPr>
            <w:tcW w:w="2469" w:type="dxa"/>
            <w:vAlign w:val="center"/>
          </w:tcPr>
          <w:p w14:paraId="3B70CF99" w14:textId="77777777" w:rsidR="00CE7E34" w:rsidRPr="00EF7421" w:rsidRDefault="00CE7E34" w:rsidP="003F17C6">
            <w:r w:rsidRPr="00EF7421">
              <w:t>Removal size</w:t>
            </w:r>
          </w:p>
        </w:tc>
        <w:tc>
          <w:tcPr>
            <w:tcW w:w="2469" w:type="dxa"/>
            <w:vAlign w:val="center"/>
          </w:tcPr>
          <w:p w14:paraId="71D8F6AC" w14:textId="77777777" w:rsidR="00CE7E34" w:rsidRPr="00EF7421" w:rsidRDefault="00CE7E34" w:rsidP="003F17C6">
            <w:r w:rsidRPr="00EF7421">
              <w:t>0.1|N| / 0.4|N|</w:t>
            </w:r>
          </w:p>
        </w:tc>
        <w:tc>
          <w:tcPr>
            <w:tcW w:w="2469" w:type="dxa"/>
            <w:vAlign w:val="center"/>
          </w:tcPr>
          <w:p w14:paraId="2B7C1960" w14:textId="77777777" w:rsidR="00CE7E34" w:rsidRPr="00EF7421" w:rsidRDefault="00CE7E34" w:rsidP="003F17C6">
            <w:r w:rsidRPr="00EF7421">
              <w:t>Same</w:t>
            </w:r>
          </w:p>
        </w:tc>
      </w:tr>
      <w:tr w:rsidR="00CE7E34" w:rsidRPr="00EF7421" w14:paraId="7EF4461B" w14:textId="77777777" w:rsidTr="003F17C6">
        <w:trPr>
          <w:jc w:val="center"/>
        </w:trPr>
        <w:tc>
          <w:tcPr>
            <w:tcW w:w="2469" w:type="dxa"/>
            <w:vAlign w:val="center"/>
          </w:tcPr>
          <w:p w14:paraId="652AD592" w14:textId="77777777" w:rsidR="00CE7E34" w:rsidRPr="00EF7421" w:rsidRDefault="00000000" w:rsidP="003F17C6">
            <m:oMathPara>
              <m:oMath>
                <m:f>
                  <m:fPr>
                    <m:ctrlPr>
                      <w:rPr>
                        <w:rFonts w:ascii="Cambria Math" w:hAnsi="Cambria Math"/>
                        <w:i/>
                      </w:rPr>
                    </m:ctrlPr>
                  </m:fPr>
                  <m:num>
                    <m:f>
                      <m:fPr>
                        <m:ctrlPr>
                          <w:rPr>
                            <w:rFonts w:ascii="Cambria Math" w:hAnsi="Cambria Math"/>
                            <w:i/>
                          </w:rPr>
                        </m:ctrlPr>
                      </m:fPr>
                      <m:num>
                        <m:r>
                          <w:rPr>
                            <w:rFonts w:ascii="Cambria Math" w:hAnsi="Cambria Math"/>
                          </w:rPr>
                          <m:t>φ1</m:t>
                        </m:r>
                      </m:num>
                      <m:den>
                        <m:r>
                          <w:rPr>
                            <w:rFonts w:ascii="Cambria Math" w:hAnsi="Cambria Math"/>
                          </w:rPr>
                          <m:t>φ2</m:t>
                        </m:r>
                      </m:den>
                    </m:f>
                  </m:num>
                  <m:den>
                    <m:r>
                      <w:rPr>
                        <w:rFonts w:ascii="Cambria Math" w:hAnsi="Cambria Math"/>
                      </w:rPr>
                      <m:t>φ3</m:t>
                    </m:r>
                  </m:den>
                </m:f>
              </m:oMath>
            </m:oMathPara>
          </w:p>
        </w:tc>
        <w:tc>
          <w:tcPr>
            <w:tcW w:w="2469" w:type="dxa"/>
            <w:vAlign w:val="center"/>
          </w:tcPr>
          <w:p w14:paraId="3750246C" w14:textId="77777777" w:rsidR="00CE7E34" w:rsidRPr="00EF7421" w:rsidRDefault="00CE7E34" w:rsidP="003F17C6">
            <w:r w:rsidRPr="00EF7421">
              <w:t>Related-removal weights</w:t>
            </w:r>
          </w:p>
        </w:tc>
        <w:tc>
          <w:tcPr>
            <w:tcW w:w="2469" w:type="dxa"/>
            <w:vAlign w:val="center"/>
          </w:tcPr>
          <w:p w14:paraId="189209AB" w14:textId="77777777" w:rsidR="00CE7E34" w:rsidRPr="00EF7421" w:rsidRDefault="00CE7E34" w:rsidP="003F17C6">
            <w:r w:rsidRPr="00EF7421">
              <w:t>5/9/1</w:t>
            </w:r>
          </w:p>
        </w:tc>
        <w:tc>
          <w:tcPr>
            <w:tcW w:w="2469" w:type="dxa"/>
            <w:vAlign w:val="center"/>
          </w:tcPr>
          <w:p w14:paraId="3589B512" w14:textId="77777777" w:rsidR="00CE7E34" w:rsidRPr="00EF7421" w:rsidRDefault="00CE7E34" w:rsidP="003F17C6">
            <w:r w:rsidRPr="00EF7421">
              <w:t>Same</w:t>
            </w:r>
          </w:p>
        </w:tc>
      </w:tr>
    </w:tbl>
    <w:p w14:paraId="7C328074" w14:textId="77777777" w:rsidR="00CE7E34" w:rsidRDefault="00CE7E34" w:rsidP="00CE7E34">
      <w:pPr>
        <w:pStyle w:val="Heading1"/>
        <w:rPr>
          <w:lang w:val="vi-VN"/>
        </w:rPr>
      </w:pPr>
      <w:bookmarkStart w:id="77" w:name="_Toc232010446"/>
      <w:r>
        <w:t>APPENDIX B. Production</w:t>
      </w:r>
      <w:r>
        <w:rPr>
          <w:lang w:val="vi-VN"/>
        </w:rPr>
        <w:t xml:space="preserve"> Experiment Summary</w:t>
      </w:r>
      <w:bookmarkEnd w:id="77"/>
    </w:p>
    <w:p w14:paraId="3876CBB7" w14:textId="77777777" w:rsidR="00CE7E34" w:rsidRDefault="00CE7E34" w:rsidP="00CE7E34">
      <w:pPr>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2"/>
        <w:gridCol w:w="4678"/>
      </w:tblGrid>
      <w:tr w:rsidR="00CE7E34" w14:paraId="0A1C33FA" w14:textId="77777777" w:rsidTr="003F17C6">
        <w:trPr>
          <w:tblHeader/>
          <w:tblCellSpacing w:w="15" w:type="dxa"/>
        </w:trPr>
        <w:tc>
          <w:tcPr>
            <w:tcW w:w="2927" w:type="dxa"/>
            <w:shd w:val="clear" w:color="auto" w:fill="DBE5F1" w:themeFill="accent1" w:themeFillTint="33"/>
            <w:vAlign w:val="center"/>
            <w:hideMark/>
          </w:tcPr>
          <w:p w14:paraId="407202C6" w14:textId="77777777" w:rsidR="00CE7E34" w:rsidRDefault="00CE7E34" w:rsidP="003F17C6">
            <w:pPr>
              <w:jc w:val="center"/>
              <w:rPr>
                <w:b/>
                <w:bCs/>
              </w:rPr>
            </w:pPr>
            <w:r>
              <w:rPr>
                <w:b/>
                <w:bCs/>
              </w:rPr>
              <w:t>Item</w:t>
            </w:r>
          </w:p>
        </w:tc>
        <w:tc>
          <w:tcPr>
            <w:tcW w:w="4633" w:type="dxa"/>
            <w:shd w:val="clear" w:color="auto" w:fill="DBE5F1" w:themeFill="accent1" w:themeFillTint="33"/>
            <w:vAlign w:val="center"/>
            <w:hideMark/>
          </w:tcPr>
          <w:p w14:paraId="70E130DB" w14:textId="77777777" w:rsidR="00CE7E34" w:rsidRDefault="00CE7E34" w:rsidP="003F17C6">
            <w:pPr>
              <w:jc w:val="center"/>
              <w:rPr>
                <w:b/>
                <w:bCs/>
              </w:rPr>
            </w:pPr>
            <w:r>
              <w:rPr>
                <w:b/>
                <w:bCs/>
              </w:rPr>
              <w:t>Final value</w:t>
            </w:r>
          </w:p>
        </w:tc>
      </w:tr>
      <w:tr w:rsidR="00CE7E34" w14:paraId="0340A125" w14:textId="77777777" w:rsidTr="003F17C6">
        <w:trPr>
          <w:tblCellSpacing w:w="15" w:type="dxa"/>
        </w:trPr>
        <w:tc>
          <w:tcPr>
            <w:tcW w:w="2927" w:type="dxa"/>
            <w:vAlign w:val="center"/>
            <w:hideMark/>
          </w:tcPr>
          <w:p w14:paraId="7702BF61" w14:textId="77777777" w:rsidR="00CE7E34" w:rsidRDefault="00CE7E34" w:rsidP="003F17C6">
            <w:r>
              <w:t>Instances</w:t>
            </w:r>
          </w:p>
        </w:tc>
        <w:tc>
          <w:tcPr>
            <w:tcW w:w="4633" w:type="dxa"/>
            <w:vAlign w:val="center"/>
            <w:hideMark/>
          </w:tcPr>
          <w:p w14:paraId="3F74E9F8" w14:textId="77777777" w:rsidR="00CE7E34" w:rsidRDefault="00CE7E34" w:rsidP="003F17C6">
            <w:r>
              <w:t>C101-derived and R101-derived</w:t>
            </w:r>
          </w:p>
        </w:tc>
      </w:tr>
      <w:tr w:rsidR="00CE7E34" w14:paraId="0467C230" w14:textId="77777777" w:rsidTr="003F17C6">
        <w:trPr>
          <w:tblCellSpacing w:w="15" w:type="dxa"/>
        </w:trPr>
        <w:tc>
          <w:tcPr>
            <w:tcW w:w="2927" w:type="dxa"/>
            <w:vAlign w:val="center"/>
            <w:hideMark/>
          </w:tcPr>
          <w:p w14:paraId="6172B7F2" w14:textId="77777777" w:rsidR="00CE7E34" w:rsidRDefault="00CE7E34" w:rsidP="003F17C6">
            <w:r>
              <w:t>Customers</w:t>
            </w:r>
          </w:p>
        </w:tc>
        <w:tc>
          <w:tcPr>
            <w:tcW w:w="4633" w:type="dxa"/>
            <w:vAlign w:val="center"/>
            <w:hideMark/>
          </w:tcPr>
          <w:p w14:paraId="09079EE7" w14:textId="77777777" w:rsidR="00CE7E34" w:rsidRDefault="00CE7E34" w:rsidP="003F17C6">
            <w:r>
              <w:t>25 each</w:t>
            </w:r>
          </w:p>
        </w:tc>
      </w:tr>
      <w:tr w:rsidR="00CE7E34" w14:paraId="32A6D5C6" w14:textId="77777777" w:rsidTr="003F17C6">
        <w:trPr>
          <w:tblCellSpacing w:w="15" w:type="dxa"/>
        </w:trPr>
        <w:tc>
          <w:tcPr>
            <w:tcW w:w="2927" w:type="dxa"/>
            <w:vAlign w:val="center"/>
            <w:hideMark/>
          </w:tcPr>
          <w:p w14:paraId="1B915CBE" w14:textId="77777777" w:rsidR="00CE7E34" w:rsidRDefault="00CE7E34" w:rsidP="003F17C6">
            <w:r>
              <w:t>Lambdas</w:t>
            </w:r>
          </w:p>
        </w:tc>
        <w:tc>
          <w:tcPr>
            <w:tcW w:w="4633" w:type="dxa"/>
            <w:vAlign w:val="center"/>
            <w:hideMark/>
          </w:tcPr>
          <w:p w14:paraId="329FAC6E" w14:textId="77777777" w:rsidR="00CE7E34" w:rsidRDefault="00CE7E34" w:rsidP="003F17C6">
            <w:r>
              <w:t>0, 0.25, 0.5, 0.75, 1</w:t>
            </w:r>
          </w:p>
        </w:tc>
      </w:tr>
      <w:tr w:rsidR="00CE7E34" w14:paraId="5E1B1759" w14:textId="77777777" w:rsidTr="003F17C6">
        <w:trPr>
          <w:tblCellSpacing w:w="15" w:type="dxa"/>
        </w:trPr>
        <w:tc>
          <w:tcPr>
            <w:tcW w:w="2927" w:type="dxa"/>
            <w:vAlign w:val="center"/>
            <w:hideMark/>
          </w:tcPr>
          <w:p w14:paraId="4563D04A" w14:textId="77777777" w:rsidR="00CE7E34" w:rsidRDefault="00CE7E34" w:rsidP="003F17C6">
            <w:r>
              <w:t>Seeds</w:t>
            </w:r>
          </w:p>
        </w:tc>
        <w:tc>
          <w:tcPr>
            <w:tcW w:w="4633" w:type="dxa"/>
            <w:vAlign w:val="center"/>
            <w:hideMark/>
          </w:tcPr>
          <w:p w14:paraId="213A8C0A" w14:textId="77777777" w:rsidR="00CE7E34" w:rsidRDefault="00CE7E34" w:rsidP="003F17C6">
            <w:r>
              <w:t>2029–2040</w:t>
            </w:r>
          </w:p>
        </w:tc>
      </w:tr>
      <w:tr w:rsidR="00CE7E34" w14:paraId="7F60DD73" w14:textId="77777777" w:rsidTr="003F17C6">
        <w:trPr>
          <w:tblCellSpacing w:w="15" w:type="dxa"/>
        </w:trPr>
        <w:tc>
          <w:tcPr>
            <w:tcW w:w="2927" w:type="dxa"/>
            <w:vAlign w:val="center"/>
            <w:hideMark/>
          </w:tcPr>
          <w:p w14:paraId="505BA89E" w14:textId="77777777" w:rsidR="00CE7E34" w:rsidRDefault="00CE7E34" w:rsidP="003F17C6">
            <w:r>
              <w:t>Runs</w:t>
            </w:r>
          </w:p>
        </w:tc>
        <w:tc>
          <w:tcPr>
            <w:tcW w:w="4633" w:type="dxa"/>
            <w:vAlign w:val="center"/>
            <w:hideMark/>
          </w:tcPr>
          <w:p w14:paraId="676095D4" w14:textId="77777777" w:rsidR="00CE7E34" w:rsidRDefault="00CE7E34" w:rsidP="003F17C6">
            <w:r>
              <w:t>120</w:t>
            </w:r>
          </w:p>
        </w:tc>
      </w:tr>
      <w:tr w:rsidR="00CE7E34" w14:paraId="6537B2D7" w14:textId="77777777" w:rsidTr="003F17C6">
        <w:trPr>
          <w:tblCellSpacing w:w="15" w:type="dxa"/>
        </w:trPr>
        <w:tc>
          <w:tcPr>
            <w:tcW w:w="2927" w:type="dxa"/>
            <w:vAlign w:val="center"/>
            <w:hideMark/>
          </w:tcPr>
          <w:p w14:paraId="421C7326" w14:textId="77777777" w:rsidR="00CE7E34" w:rsidRDefault="00CE7E34" w:rsidP="003F17C6">
            <w:r>
              <w:t>Iterations</w:t>
            </w:r>
          </w:p>
        </w:tc>
        <w:tc>
          <w:tcPr>
            <w:tcW w:w="4633" w:type="dxa"/>
            <w:vAlign w:val="center"/>
            <w:hideMark/>
          </w:tcPr>
          <w:p w14:paraId="587A41B5" w14:textId="77777777" w:rsidR="00CE7E34" w:rsidRDefault="00CE7E34" w:rsidP="003F17C6">
            <w:r>
              <w:t>301</w:t>
            </w:r>
          </w:p>
        </w:tc>
      </w:tr>
      <w:tr w:rsidR="00CE7E34" w14:paraId="58940903" w14:textId="77777777" w:rsidTr="003F17C6">
        <w:trPr>
          <w:tblCellSpacing w:w="15" w:type="dxa"/>
        </w:trPr>
        <w:tc>
          <w:tcPr>
            <w:tcW w:w="2927" w:type="dxa"/>
            <w:vAlign w:val="center"/>
            <w:hideMark/>
          </w:tcPr>
          <w:p w14:paraId="24D4C623" w14:textId="77777777" w:rsidR="00CE7E34" w:rsidRDefault="00CE7E34" w:rsidP="003F17C6">
            <w:r>
              <w:t>Commit</w:t>
            </w:r>
          </w:p>
        </w:tc>
        <w:tc>
          <w:tcPr>
            <w:tcW w:w="4633" w:type="dxa"/>
            <w:vAlign w:val="center"/>
            <w:hideMark/>
          </w:tcPr>
          <w:p w14:paraId="11C1F300" w14:textId="77777777" w:rsidR="00CE7E34" w:rsidRDefault="00CE7E34" w:rsidP="003F17C6">
            <w:r>
              <w:t>1079caf</w:t>
            </w:r>
          </w:p>
        </w:tc>
      </w:tr>
      <w:tr w:rsidR="00CE7E34" w14:paraId="57233752" w14:textId="77777777" w:rsidTr="003F17C6">
        <w:trPr>
          <w:tblCellSpacing w:w="15" w:type="dxa"/>
        </w:trPr>
        <w:tc>
          <w:tcPr>
            <w:tcW w:w="2927" w:type="dxa"/>
            <w:vAlign w:val="center"/>
            <w:hideMark/>
          </w:tcPr>
          <w:p w14:paraId="422A92E7" w14:textId="77777777" w:rsidR="00CE7E34" w:rsidRDefault="00CE7E34" w:rsidP="003F17C6">
            <w:r>
              <w:t>Hardware</w:t>
            </w:r>
          </w:p>
        </w:tc>
        <w:tc>
          <w:tcPr>
            <w:tcW w:w="4633" w:type="dxa"/>
            <w:vAlign w:val="center"/>
            <w:hideMark/>
          </w:tcPr>
          <w:p w14:paraId="76528773" w14:textId="77777777" w:rsidR="00CE7E34" w:rsidRDefault="00CE7E34" w:rsidP="003F17C6">
            <w:r>
              <w:t>MacBook Air M4</w:t>
            </w:r>
          </w:p>
        </w:tc>
      </w:tr>
      <w:tr w:rsidR="00CE7E34" w14:paraId="0972100F" w14:textId="77777777" w:rsidTr="003F17C6">
        <w:trPr>
          <w:tblCellSpacing w:w="15" w:type="dxa"/>
        </w:trPr>
        <w:tc>
          <w:tcPr>
            <w:tcW w:w="2927" w:type="dxa"/>
            <w:vAlign w:val="center"/>
            <w:hideMark/>
          </w:tcPr>
          <w:p w14:paraId="7D0E1808" w14:textId="77777777" w:rsidR="00CE7E34" w:rsidRDefault="00CE7E34" w:rsidP="003F17C6">
            <w:r>
              <w:t>Validation rate</w:t>
            </w:r>
          </w:p>
        </w:tc>
        <w:tc>
          <w:tcPr>
            <w:tcW w:w="4633" w:type="dxa"/>
            <w:vAlign w:val="center"/>
            <w:hideMark/>
          </w:tcPr>
          <w:p w14:paraId="20BCE38B" w14:textId="77777777" w:rsidR="00CE7E34" w:rsidRDefault="00CE7E34" w:rsidP="003F17C6">
            <w:r>
              <w:t>100%</w:t>
            </w:r>
          </w:p>
        </w:tc>
      </w:tr>
      <w:tr w:rsidR="00CE7E34" w14:paraId="57CC2CC5" w14:textId="77777777" w:rsidTr="003F17C6">
        <w:trPr>
          <w:tblCellSpacing w:w="15" w:type="dxa"/>
        </w:trPr>
        <w:tc>
          <w:tcPr>
            <w:tcW w:w="2927" w:type="dxa"/>
            <w:vAlign w:val="center"/>
            <w:hideMark/>
          </w:tcPr>
          <w:p w14:paraId="77DECAA4" w14:textId="77777777" w:rsidR="00CE7E34" w:rsidRDefault="00CE7E34" w:rsidP="003F17C6">
            <w:r>
              <w:t>Enhanced mode</w:t>
            </w:r>
          </w:p>
        </w:tc>
        <w:tc>
          <w:tcPr>
            <w:tcW w:w="4633" w:type="dxa"/>
            <w:vAlign w:val="center"/>
            <w:hideMark/>
          </w:tcPr>
          <w:p w14:paraId="3910E273" w14:textId="77777777" w:rsidR="00CE7E34" w:rsidRDefault="00CE7E34" w:rsidP="003F17C6">
            <w:r>
              <w:t>Disabled</w:t>
            </w:r>
          </w:p>
        </w:tc>
      </w:tr>
    </w:tbl>
    <w:p w14:paraId="1994D2F0" w14:textId="241D0BD3" w:rsidR="000320A5" w:rsidRPr="0059304A" w:rsidRDefault="00B86DB2" w:rsidP="0059304A">
      <w:pPr>
        <w:pStyle w:val="Heading1"/>
        <w:rPr>
          <w:lang w:val="vi-VN"/>
        </w:rPr>
      </w:pPr>
      <w:bookmarkStart w:id="78" w:name="_Toc232010447"/>
      <w:r>
        <w:t xml:space="preserve">APPENDIX C. </w:t>
      </w:r>
      <w:r w:rsidR="006341A4">
        <w:t>AUTOMATED DEPLOYMENT AND REPRODUCIBILITY GUIDE</w:t>
      </w:r>
      <w:bookmarkEnd w:id="78"/>
    </w:p>
    <w:p w14:paraId="32049C79" w14:textId="7CFE48A1" w:rsidR="00EA530F" w:rsidRPr="000320A5" w:rsidRDefault="00B9567F" w:rsidP="006341A4">
      <w:pPr>
        <w:pStyle w:val="ListParagraph"/>
        <w:numPr>
          <w:ilvl w:val="0"/>
          <w:numId w:val="20"/>
        </w:numPr>
        <w:rPr>
          <w:lang w:val="vi-VN"/>
        </w:rPr>
      </w:pPr>
      <w:r>
        <w:t>Direct Download for Beginners:</w:t>
      </w:r>
      <w:r w:rsidRPr="00B9567F">
        <w:t xml:space="preserve"> </w:t>
      </w:r>
      <w:hyperlink r:id="rId20" w:history="1">
        <w:r w:rsidRPr="002479A6">
          <w:rPr>
            <w:rStyle w:val="Hyperlink"/>
          </w:rPr>
          <w:t>https://github.com/LouisePo82/CSPTW-TN-DO-Multiobjective-Optimization/releases/tag/final-report-evidence-v</w:t>
        </w:r>
        <w:r w:rsidRPr="000320A5">
          <w:rPr>
            <w:rStyle w:val="Hyperlink"/>
            <w:lang w:val="vi-VN"/>
          </w:rPr>
          <w:t>1</w:t>
        </w:r>
      </w:hyperlink>
    </w:p>
    <w:p w14:paraId="095B62AA" w14:textId="77777777" w:rsidR="0059304A" w:rsidRDefault="0059304A" w:rsidP="0059304A">
      <w:pPr>
        <w:pStyle w:val="ListParagraph"/>
        <w:numPr>
          <w:ilvl w:val="0"/>
          <w:numId w:val="20"/>
        </w:numPr>
        <w:rPr>
          <w:lang w:val="vi-VN"/>
        </w:rPr>
      </w:pPr>
      <w:r>
        <w:t>Official GitHub Repository</w:t>
      </w:r>
      <w:r w:rsidRPr="000320A5">
        <w:rPr>
          <w:lang w:val="vi-VN"/>
        </w:rPr>
        <w:t xml:space="preserve">: </w:t>
      </w:r>
      <w:hyperlink r:id="rId21" w:history="1">
        <w:r w:rsidRPr="002479A6">
          <w:rPr>
            <w:rStyle w:val="Hyperlink"/>
            <w:lang w:val="vi-VN"/>
          </w:rPr>
          <w:t>https://github.com/LouisePo82/CSPTW-TN-DO-Multiobjective-Optimization</w:t>
        </w:r>
      </w:hyperlink>
    </w:p>
    <w:p w14:paraId="5DEA320C" w14:textId="4EDE56FC" w:rsidR="00B86DB2" w:rsidRPr="00B86DB2" w:rsidRDefault="00B86DB2">
      <w:pPr>
        <w:rPr>
          <w:lang w:val="vi-VN"/>
        </w:rPr>
      </w:pPr>
    </w:p>
    <w:sectPr w:rsidR="00B86DB2" w:rsidRPr="00B86DB2" w:rsidSect="00627A46">
      <w:footerReference w:type="even" r:id="rId22"/>
      <w:footerReference w:type="default" r:id="rId23"/>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B08C2A" w14:textId="77777777" w:rsidR="00E155C9" w:rsidRDefault="00E155C9" w:rsidP="0066109C">
      <w:r>
        <w:separator/>
      </w:r>
    </w:p>
  </w:endnote>
  <w:endnote w:type="continuationSeparator" w:id="0">
    <w:p w14:paraId="113742E5" w14:textId="77777777" w:rsidR="00E155C9" w:rsidRDefault="00E155C9" w:rsidP="0066109C">
      <w:r>
        <w:continuationSeparator/>
      </w:r>
    </w:p>
  </w:endnote>
  <w:endnote w:type="continuationNotice" w:id="1">
    <w:p w14:paraId="06D8364D" w14:textId="77777777" w:rsidR="00E155C9" w:rsidRDefault="00E155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42428611"/>
      <w:docPartObj>
        <w:docPartGallery w:val="Page Numbers (Bottom of Page)"/>
        <w:docPartUnique/>
      </w:docPartObj>
    </w:sdtPr>
    <w:sdtContent>
      <w:p w14:paraId="0DDD1563" w14:textId="3ADC94C4" w:rsidR="0087581B" w:rsidRDefault="0087581B" w:rsidP="003633F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32487">
          <w:rPr>
            <w:rStyle w:val="PageNumber"/>
            <w:noProof/>
          </w:rPr>
          <w:t>1</w:t>
        </w:r>
        <w:r>
          <w:rPr>
            <w:rStyle w:val="PageNumber"/>
          </w:rPr>
          <w:fldChar w:fldCharType="end"/>
        </w:r>
      </w:p>
    </w:sdtContent>
  </w:sdt>
  <w:p w14:paraId="79C4CC43" w14:textId="77777777" w:rsidR="0087581B" w:rsidRDefault="0087581B" w:rsidP="008758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00731105"/>
      <w:docPartObj>
        <w:docPartGallery w:val="Page Numbers (Bottom of Page)"/>
        <w:docPartUnique/>
      </w:docPartObj>
    </w:sdtPr>
    <w:sdtContent>
      <w:p w14:paraId="6AF63A34" w14:textId="074C2C66" w:rsidR="0087581B" w:rsidRDefault="0087581B" w:rsidP="003633F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3055E9C7" w14:textId="77777777" w:rsidR="0087581B" w:rsidRDefault="0087581B" w:rsidP="0087581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048F5" w14:textId="77777777" w:rsidR="00E155C9" w:rsidRDefault="00E155C9" w:rsidP="0066109C">
      <w:r>
        <w:separator/>
      </w:r>
    </w:p>
  </w:footnote>
  <w:footnote w:type="continuationSeparator" w:id="0">
    <w:p w14:paraId="37054443" w14:textId="77777777" w:rsidR="00E155C9" w:rsidRDefault="00E155C9" w:rsidP="0066109C">
      <w:r>
        <w:continuationSeparator/>
      </w:r>
    </w:p>
  </w:footnote>
  <w:footnote w:type="continuationNotice" w:id="1">
    <w:p w14:paraId="2939FDE7" w14:textId="77777777" w:rsidR="00E155C9" w:rsidRDefault="00E155C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86E5751"/>
    <w:multiLevelType w:val="multilevel"/>
    <w:tmpl w:val="01F0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4697B"/>
    <w:multiLevelType w:val="multilevel"/>
    <w:tmpl w:val="BC407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AE53FE"/>
    <w:multiLevelType w:val="multilevel"/>
    <w:tmpl w:val="0B84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B7789"/>
    <w:multiLevelType w:val="multilevel"/>
    <w:tmpl w:val="1AA8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1556A"/>
    <w:multiLevelType w:val="multilevel"/>
    <w:tmpl w:val="F292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27D37"/>
    <w:multiLevelType w:val="multilevel"/>
    <w:tmpl w:val="D9B4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3197F"/>
    <w:multiLevelType w:val="multilevel"/>
    <w:tmpl w:val="995E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52AAD"/>
    <w:multiLevelType w:val="multilevel"/>
    <w:tmpl w:val="D34A4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7C3FE8"/>
    <w:multiLevelType w:val="hybridMultilevel"/>
    <w:tmpl w:val="B4583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C8720D"/>
    <w:multiLevelType w:val="hybridMultilevel"/>
    <w:tmpl w:val="54606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382731"/>
    <w:multiLevelType w:val="multilevel"/>
    <w:tmpl w:val="94A05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C76141"/>
    <w:multiLevelType w:val="hybridMultilevel"/>
    <w:tmpl w:val="8F264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116EF4"/>
    <w:multiLevelType w:val="hybridMultilevel"/>
    <w:tmpl w:val="C862F0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7F716F"/>
    <w:multiLevelType w:val="hybridMultilevel"/>
    <w:tmpl w:val="07B61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041431">
    <w:abstractNumId w:val="5"/>
  </w:num>
  <w:num w:numId="2" w16cid:durableId="1283920460">
    <w:abstractNumId w:val="3"/>
  </w:num>
  <w:num w:numId="3" w16cid:durableId="44649481">
    <w:abstractNumId w:val="2"/>
  </w:num>
  <w:num w:numId="4" w16cid:durableId="325597073">
    <w:abstractNumId w:val="4"/>
  </w:num>
  <w:num w:numId="5" w16cid:durableId="1016540122">
    <w:abstractNumId w:val="1"/>
  </w:num>
  <w:num w:numId="6" w16cid:durableId="1900046031">
    <w:abstractNumId w:val="0"/>
  </w:num>
  <w:num w:numId="7" w16cid:durableId="1808546410">
    <w:abstractNumId w:val="14"/>
  </w:num>
  <w:num w:numId="8" w16cid:durableId="677006167">
    <w:abstractNumId w:val="19"/>
  </w:num>
  <w:num w:numId="9" w16cid:durableId="1913393399">
    <w:abstractNumId w:val="18"/>
  </w:num>
  <w:num w:numId="10" w16cid:durableId="85468881">
    <w:abstractNumId w:val="17"/>
  </w:num>
  <w:num w:numId="11" w16cid:durableId="698777195">
    <w:abstractNumId w:val="8"/>
  </w:num>
  <w:num w:numId="12" w16cid:durableId="1880774832">
    <w:abstractNumId w:val="10"/>
  </w:num>
  <w:num w:numId="13" w16cid:durableId="854228924">
    <w:abstractNumId w:val="6"/>
  </w:num>
  <w:num w:numId="14" w16cid:durableId="605846661">
    <w:abstractNumId w:val="13"/>
  </w:num>
  <w:num w:numId="15" w16cid:durableId="742291535">
    <w:abstractNumId w:val="11"/>
  </w:num>
  <w:num w:numId="16" w16cid:durableId="1634864062">
    <w:abstractNumId w:val="12"/>
  </w:num>
  <w:num w:numId="17" w16cid:durableId="1673413605">
    <w:abstractNumId w:val="9"/>
  </w:num>
  <w:num w:numId="18" w16cid:durableId="1135373968">
    <w:abstractNumId w:val="16"/>
  </w:num>
  <w:num w:numId="19" w16cid:durableId="1145900257">
    <w:abstractNumId w:val="7"/>
  </w:num>
  <w:num w:numId="20" w16cid:durableId="1647591146">
    <w:abstractNumId w:val="1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4F"/>
    <w:rsid w:val="000013D6"/>
    <w:rsid w:val="000020F8"/>
    <w:rsid w:val="000025DA"/>
    <w:rsid w:val="00002C29"/>
    <w:rsid w:val="00005841"/>
    <w:rsid w:val="00005F45"/>
    <w:rsid w:val="000062F9"/>
    <w:rsid w:val="00010D64"/>
    <w:rsid w:val="00015FC7"/>
    <w:rsid w:val="00016A29"/>
    <w:rsid w:val="00020F6C"/>
    <w:rsid w:val="000231DD"/>
    <w:rsid w:val="00026B56"/>
    <w:rsid w:val="0002716B"/>
    <w:rsid w:val="00027573"/>
    <w:rsid w:val="000320A5"/>
    <w:rsid w:val="00034616"/>
    <w:rsid w:val="00034DE8"/>
    <w:rsid w:val="000377EB"/>
    <w:rsid w:val="000434D6"/>
    <w:rsid w:val="00043A26"/>
    <w:rsid w:val="00046774"/>
    <w:rsid w:val="00047688"/>
    <w:rsid w:val="00052451"/>
    <w:rsid w:val="0005675B"/>
    <w:rsid w:val="00056853"/>
    <w:rsid w:val="0006063C"/>
    <w:rsid w:val="00060F0D"/>
    <w:rsid w:val="00062E6B"/>
    <w:rsid w:val="00065ECC"/>
    <w:rsid w:val="000667EA"/>
    <w:rsid w:val="00067ADE"/>
    <w:rsid w:val="00067C29"/>
    <w:rsid w:val="00070B36"/>
    <w:rsid w:val="00073578"/>
    <w:rsid w:val="0009159E"/>
    <w:rsid w:val="0009173A"/>
    <w:rsid w:val="00093659"/>
    <w:rsid w:val="00094A52"/>
    <w:rsid w:val="00097B7D"/>
    <w:rsid w:val="000A0B57"/>
    <w:rsid w:val="000A1854"/>
    <w:rsid w:val="000A31D6"/>
    <w:rsid w:val="000A5F37"/>
    <w:rsid w:val="000B0858"/>
    <w:rsid w:val="000B21BD"/>
    <w:rsid w:val="000B288F"/>
    <w:rsid w:val="000B2C6F"/>
    <w:rsid w:val="000B3F16"/>
    <w:rsid w:val="000B5053"/>
    <w:rsid w:val="000B5EEF"/>
    <w:rsid w:val="000B7F12"/>
    <w:rsid w:val="000C0256"/>
    <w:rsid w:val="000C09F1"/>
    <w:rsid w:val="000C3797"/>
    <w:rsid w:val="000C3FA0"/>
    <w:rsid w:val="000C7FB7"/>
    <w:rsid w:val="000D25F1"/>
    <w:rsid w:val="000D3D31"/>
    <w:rsid w:val="000D3F1A"/>
    <w:rsid w:val="000E2E1E"/>
    <w:rsid w:val="000E56CD"/>
    <w:rsid w:val="000E57E6"/>
    <w:rsid w:val="000E6F41"/>
    <w:rsid w:val="000F0AED"/>
    <w:rsid w:val="000F6C9E"/>
    <w:rsid w:val="00100AFD"/>
    <w:rsid w:val="00105BBB"/>
    <w:rsid w:val="001108DB"/>
    <w:rsid w:val="001138AD"/>
    <w:rsid w:val="00121686"/>
    <w:rsid w:val="00121C9C"/>
    <w:rsid w:val="00122722"/>
    <w:rsid w:val="0012718D"/>
    <w:rsid w:val="001274FD"/>
    <w:rsid w:val="00127592"/>
    <w:rsid w:val="00130582"/>
    <w:rsid w:val="00131F90"/>
    <w:rsid w:val="00132811"/>
    <w:rsid w:val="00134FCC"/>
    <w:rsid w:val="0013502B"/>
    <w:rsid w:val="00136498"/>
    <w:rsid w:val="00141B96"/>
    <w:rsid w:val="0015074B"/>
    <w:rsid w:val="00153143"/>
    <w:rsid w:val="001539BB"/>
    <w:rsid w:val="00154E8A"/>
    <w:rsid w:val="00155FAE"/>
    <w:rsid w:val="00157D99"/>
    <w:rsid w:val="001679DC"/>
    <w:rsid w:val="001758A3"/>
    <w:rsid w:val="00190B87"/>
    <w:rsid w:val="00191386"/>
    <w:rsid w:val="00195DE4"/>
    <w:rsid w:val="001975B3"/>
    <w:rsid w:val="001A16F4"/>
    <w:rsid w:val="001A685F"/>
    <w:rsid w:val="001A6FC1"/>
    <w:rsid w:val="001B1C66"/>
    <w:rsid w:val="001B3321"/>
    <w:rsid w:val="001B3E8C"/>
    <w:rsid w:val="001C02C1"/>
    <w:rsid w:val="001C15AC"/>
    <w:rsid w:val="001C7B0B"/>
    <w:rsid w:val="001D000D"/>
    <w:rsid w:val="001D4B36"/>
    <w:rsid w:val="001D5324"/>
    <w:rsid w:val="001E1B55"/>
    <w:rsid w:val="001E1D5D"/>
    <w:rsid w:val="001E54DE"/>
    <w:rsid w:val="001E62DE"/>
    <w:rsid w:val="001E68B1"/>
    <w:rsid w:val="001F10D0"/>
    <w:rsid w:val="001F25D0"/>
    <w:rsid w:val="0020316A"/>
    <w:rsid w:val="00212C88"/>
    <w:rsid w:val="00213F2E"/>
    <w:rsid w:val="00215FCC"/>
    <w:rsid w:val="00217ECC"/>
    <w:rsid w:val="00226E11"/>
    <w:rsid w:val="00231C77"/>
    <w:rsid w:val="00234481"/>
    <w:rsid w:val="0024477C"/>
    <w:rsid w:val="00246A51"/>
    <w:rsid w:val="00247D31"/>
    <w:rsid w:val="00251890"/>
    <w:rsid w:val="00252160"/>
    <w:rsid w:val="0025235A"/>
    <w:rsid w:val="002538DF"/>
    <w:rsid w:val="002541E5"/>
    <w:rsid w:val="0025495D"/>
    <w:rsid w:val="002600EC"/>
    <w:rsid w:val="00264ADE"/>
    <w:rsid w:val="00266030"/>
    <w:rsid w:val="00274F59"/>
    <w:rsid w:val="0027605A"/>
    <w:rsid w:val="00276C27"/>
    <w:rsid w:val="00277F59"/>
    <w:rsid w:val="00283216"/>
    <w:rsid w:val="0028534E"/>
    <w:rsid w:val="002918D3"/>
    <w:rsid w:val="0029639D"/>
    <w:rsid w:val="0029741F"/>
    <w:rsid w:val="002A0010"/>
    <w:rsid w:val="002A0FA3"/>
    <w:rsid w:val="002A4876"/>
    <w:rsid w:val="002A6503"/>
    <w:rsid w:val="002A7A8B"/>
    <w:rsid w:val="002B0F56"/>
    <w:rsid w:val="002B1B70"/>
    <w:rsid w:val="002B20F6"/>
    <w:rsid w:val="002B279A"/>
    <w:rsid w:val="002B309F"/>
    <w:rsid w:val="002B4441"/>
    <w:rsid w:val="002B4D57"/>
    <w:rsid w:val="002B6254"/>
    <w:rsid w:val="002B6649"/>
    <w:rsid w:val="002B691C"/>
    <w:rsid w:val="002C1B16"/>
    <w:rsid w:val="002C450C"/>
    <w:rsid w:val="002C63B3"/>
    <w:rsid w:val="002C65FE"/>
    <w:rsid w:val="002C6CFC"/>
    <w:rsid w:val="002D0DC2"/>
    <w:rsid w:val="002D3025"/>
    <w:rsid w:val="002D5EC5"/>
    <w:rsid w:val="002D6B86"/>
    <w:rsid w:val="002E1C58"/>
    <w:rsid w:val="002E32E3"/>
    <w:rsid w:val="002E3A22"/>
    <w:rsid w:val="002E5FB3"/>
    <w:rsid w:val="002E7CCC"/>
    <w:rsid w:val="002F2B7D"/>
    <w:rsid w:val="002F446D"/>
    <w:rsid w:val="002F4BE6"/>
    <w:rsid w:val="002F71FD"/>
    <w:rsid w:val="002F7B3C"/>
    <w:rsid w:val="0030428C"/>
    <w:rsid w:val="00305281"/>
    <w:rsid w:val="003058D5"/>
    <w:rsid w:val="00306D5B"/>
    <w:rsid w:val="00307E80"/>
    <w:rsid w:val="00310930"/>
    <w:rsid w:val="00313515"/>
    <w:rsid w:val="0031469A"/>
    <w:rsid w:val="00314E65"/>
    <w:rsid w:val="00320279"/>
    <w:rsid w:val="00323672"/>
    <w:rsid w:val="00326086"/>
    <w:rsid w:val="00326F90"/>
    <w:rsid w:val="00327F19"/>
    <w:rsid w:val="00330EA5"/>
    <w:rsid w:val="00332487"/>
    <w:rsid w:val="00335D6B"/>
    <w:rsid w:val="00336A0A"/>
    <w:rsid w:val="00337C61"/>
    <w:rsid w:val="003432CE"/>
    <w:rsid w:val="00343EBF"/>
    <w:rsid w:val="00344EEC"/>
    <w:rsid w:val="00345513"/>
    <w:rsid w:val="00350771"/>
    <w:rsid w:val="00350C63"/>
    <w:rsid w:val="00350E2E"/>
    <w:rsid w:val="0035108C"/>
    <w:rsid w:val="00354AB4"/>
    <w:rsid w:val="00354EDF"/>
    <w:rsid w:val="003559B6"/>
    <w:rsid w:val="00356D47"/>
    <w:rsid w:val="0035775A"/>
    <w:rsid w:val="00357A44"/>
    <w:rsid w:val="003606BC"/>
    <w:rsid w:val="00361171"/>
    <w:rsid w:val="003611C6"/>
    <w:rsid w:val="003633FF"/>
    <w:rsid w:val="00366FFF"/>
    <w:rsid w:val="00367E89"/>
    <w:rsid w:val="00370B02"/>
    <w:rsid w:val="003749B5"/>
    <w:rsid w:val="003772EC"/>
    <w:rsid w:val="00383AC6"/>
    <w:rsid w:val="003866C7"/>
    <w:rsid w:val="00387CC9"/>
    <w:rsid w:val="00390032"/>
    <w:rsid w:val="00391538"/>
    <w:rsid w:val="003920D9"/>
    <w:rsid w:val="00392834"/>
    <w:rsid w:val="003A1FDB"/>
    <w:rsid w:val="003A2834"/>
    <w:rsid w:val="003A4B11"/>
    <w:rsid w:val="003B0EB8"/>
    <w:rsid w:val="003B1AA5"/>
    <w:rsid w:val="003B4029"/>
    <w:rsid w:val="003B443B"/>
    <w:rsid w:val="003B51FB"/>
    <w:rsid w:val="003B59D5"/>
    <w:rsid w:val="003B6A3F"/>
    <w:rsid w:val="003B7D1A"/>
    <w:rsid w:val="003C09D2"/>
    <w:rsid w:val="003C0E61"/>
    <w:rsid w:val="003C328A"/>
    <w:rsid w:val="003C6B81"/>
    <w:rsid w:val="003C745D"/>
    <w:rsid w:val="003D6830"/>
    <w:rsid w:val="003D7438"/>
    <w:rsid w:val="003D7591"/>
    <w:rsid w:val="003E3227"/>
    <w:rsid w:val="003E3D81"/>
    <w:rsid w:val="003F0165"/>
    <w:rsid w:val="003F0D6D"/>
    <w:rsid w:val="003F17C6"/>
    <w:rsid w:val="003F3BB5"/>
    <w:rsid w:val="003F67FE"/>
    <w:rsid w:val="004057FD"/>
    <w:rsid w:val="004064DC"/>
    <w:rsid w:val="00410609"/>
    <w:rsid w:val="00410FFF"/>
    <w:rsid w:val="00412AA0"/>
    <w:rsid w:val="0041401B"/>
    <w:rsid w:val="00415482"/>
    <w:rsid w:val="00416F5E"/>
    <w:rsid w:val="004178B8"/>
    <w:rsid w:val="004178CE"/>
    <w:rsid w:val="00417E5F"/>
    <w:rsid w:val="00417F10"/>
    <w:rsid w:val="004217FC"/>
    <w:rsid w:val="004236D4"/>
    <w:rsid w:val="00423787"/>
    <w:rsid w:val="00423B30"/>
    <w:rsid w:val="00426B72"/>
    <w:rsid w:val="00433C99"/>
    <w:rsid w:val="00435F30"/>
    <w:rsid w:val="00437AC3"/>
    <w:rsid w:val="0044300E"/>
    <w:rsid w:val="004456E8"/>
    <w:rsid w:val="0045485F"/>
    <w:rsid w:val="00455C92"/>
    <w:rsid w:val="00463D3E"/>
    <w:rsid w:val="00472EA2"/>
    <w:rsid w:val="00474112"/>
    <w:rsid w:val="0047452F"/>
    <w:rsid w:val="00476676"/>
    <w:rsid w:val="004808D1"/>
    <w:rsid w:val="00480E24"/>
    <w:rsid w:val="004811E9"/>
    <w:rsid w:val="00483249"/>
    <w:rsid w:val="00483771"/>
    <w:rsid w:val="00484281"/>
    <w:rsid w:val="00487A8F"/>
    <w:rsid w:val="00491F56"/>
    <w:rsid w:val="00492B4A"/>
    <w:rsid w:val="00493AF1"/>
    <w:rsid w:val="004940F4"/>
    <w:rsid w:val="00494174"/>
    <w:rsid w:val="004A39AB"/>
    <w:rsid w:val="004A6EB5"/>
    <w:rsid w:val="004A7F2F"/>
    <w:rsid w:val="004A7F5B"/>
    <w:rsid w:val="004B0DBE"/>
    <w:rsid w:val="004B463D"/>
    <w:rsid w:val="004B4BD9"/>
    <w:rsid w:val="004B6711"/>
    <w:rsid w:val="004C5DE7"/>
    <w:rsid w:val="004C6DA4"/>
    <w:rsid w:val="004C7177"/>
    <w:rsid w:val="004D4790"/>
    <w:rsid w:val="004D5E7C"/>
    <w:rsid w:val="004D78B4"/>
    <w:rsid w:val="004E0AA2"/>
    <w:rsid w:val="004E49C6"/>
    <w:rsid w:val="004E5B07"/>
    <w:rsid w:val="004E6B89"/>
    <w:rsid w:val="004F597B"/>
    <w:rsid w:val="004F5EB4"/>
    <w:rsid w:val="004F6BCB"/>
    <w:rsid w:val="00501D96"/>
    <w:rsid w:val="00502514"/>
    <w:rsid w:val="005041BC"/>
    <w:rsid w:val="005061D2"/>
    <w:rsid w:val="00507DC0"/>
    <w:rsid w:val="0051340D"/>
    <w:rsid w:val="00513517"/>
    <w:rsid w:val="00513E46"/>
    <w:rsid w:val="0051404A"/>
    <w:rsid w:val="005170BF"/>
    <w:rsid w:val="00520B9F"/>
    <w:rsid w:val="00524B1C"/>
    <w:rsid w:val="00526C59"/>
    <w:rsid w:val="00531DF2"/>
    <w:rsid w:val="00533B63"/>
    <w:rsid w:val="00535059"/>
    <w:rsid w:val="00535197"/>
    <w:rsid w:val="005360B4"/>
    <w:rsid w:val="00540EAC"/>
    <w:rsid w:val="00543C77"/>
    <w:rsid w:val="0055525D"/>
    <w:rsid w:val="00556124"/>
    <w:rsid w:val="005613AC"/>
    <w:rsid w:val="00561EB8"/>
    <w:rsid w:val="005633C2"/>
    <w:rsid w:val="00563F06"/>
    <w:rsid w:val="0056451D"/>
    <w:rsid w:val="00572EC9"/>
    <w:rsid w:val="00573F6F"/>
    <w:rsid w:val="0057680A"/>
    <w:rsid w:val="00580391"/>
    <w:rsid w:val="005808A1"/>
    <w:rsid w:val="00583933"/>
    <w:rsid w:val="00583F35"/>
    <w:rsid w:val="0058644E"/>
    <w:rsid w:val="005877A1"/>
    <w:rsid w:val="00590492"/>
    <w:rsid w:val="0059304A"/>
    <w:rsid w:val="005933EC"/>
    <w:rsid w:val="00596443"/>
    <w:rsid w:val="00596E7C"/>
    <w:rsid w:val="00597415"/>
    <w:rsid w:val="005A0F77"/>
    <w:rsid w:val="005A12CF"/>
    <w:rsid w:val="005A48B7"/>
    <w:rsid w:val="005B263D"/>
    <w:rsid w:val="005B4000"/>
    <w:rsid w:val="005B4D42"/>
    <w:rsid w:val="005B631F"/>
    <w:rsid w:val="005B7845"/>
    <w:rsid w:val="005C0824"/>
    <w:rsid w:val="005C22CC"/>
    <w:rsid w:val="005C4D38"/>
    <w:rsid w:val="005C6A78"/>
    <w:rsid w:val="005D0479"/>
    <w:rsid w:val="005D2E64"/>
    <w:rsid w:val="005D3733"/>
    <w:rsid w:val="005D5004"/>
    <w:rsid w:val="005D7621"/>
    <w:rsid w:val="005E1E6E"/>
    <w:rsid w:val="005E5E96"/>
    <w:rsid w:val="005E5F06"/>
    <w:rsid w:val="005F5664"/>
    <w:rsid w:val="005F58DE"/>
    <w:rsid w:val="00602095"/>
    <w:rsid w:val="00607AA3"/>
    <w:rsid w:val="006101E6"/>
    <w:rsid w:val="006113F9"/>
    <w:rsid w:val="00611A49"/>
    <w:rsid w:val="00612BDA"/>
    <w:rsid w:val="006150E3"/>
    <w:rsid w:val="00621226"/>
    <w:rsid w:val="00623473"/>
    <w:rsid w:val="00627A46"/>
    <w:rsid w:val="0063016D"/>
    <w:rsid w:val="00630537"/>
    <w:rsid w:val="00630C5D"/>
    <w:rsid w:val="006341A4"/>
    <w:rsid w:val="00636484"/>
    <w:rsid w:val="00637160"/>
    <w:rsid w:val="00637295"/>
    <w:rsid w:val="00637743"/>
    <w:rsid w:val="0064040A"/>
    <w:rsid w:val="006436A2"/>
    <w:rsid w:val="00644AC9"/>
    <w:rsid w:val="00647593"/>
    <w:rsid w:val="00650319"/>
    <w:rsid w:val="00650774"/>
    <w:rsid w:val="0065208B"/>
    <w:rsid w:val="006528CC"/>
    <w:rsid w:val="00655C7A"/>
    <w:rsid w:val="00657479"/>
    <w:rsid w:val="0066109C"/>
    <w:rsid w:val="00662AB9"/>
    <w:rsid w:val="006644AE"/>
    <w:rsid w:val="006722F5"/>
    <w:rsid w:val="006726E1"/>
    <w:rsid w:val="00681A28"/>
    <w:rsid w:val="006836B8"/>
    <w:rsid w:val="006878AF"/>
    <w:rsid w:val="006918CA"/>
    <w:rsid w:val="00694516"/>
    <w:rsid w:val="006979E7"/>
    <w:rsid w:val="006A01F0"/>
    <w:rsid w:val="006A0547"/>
    <w:rsid w:val="006A06FA"/>
    <w:rsid w:val="006A4222"/>
    <w:rsid w:val="006A4F39"/>
    <w:rsid w:val="006A585F"/>
    <w:rsid w:val="006A5C0F"/>
    <w:rsid w:val="006B0C6C"/>
    <w:rsid w:val="006B49E0"/>
    <w:rsid w:val="006C1CFE"/>
    <w:rsid w:val="006C1EDD"/>
    <w:rsid w:val="006C3AA3"/>
    <w:rsid w:val="006C4FD3"/>
    <w:rsid w:val="006C75C0"/>
    <w:rsid w:val="006D037F"/>
    <w:rsid w:val="006D6DB8"/>
    <w:rsid w:val="006D7F57"/>
    <w:rsid w:val="006E0A0E"/>
    <w:rsid w:val="006E164C"/>
    <w:rsid w:val="006E294A"/>
    <w:rsid w:val="006E49EE"/>
    <w:rsid w:val="006E5612"/>
    <w:rsid w:val="006E5D22"/>
    <w:rsid w:val="006E6003"/>
    <w:rsid w:val="006F3546"/>
    <w:rsid w:val="006F3B7D"/>
    <w:rsid w:val="006F4436"/>
    <w:rsid w:val="006F622C"/>
    <w:rsid w:val="00703186"/>
    <w:rsid w:val="00703BAE"/>
    <w:rsid w:val="007104AF"/>
    <w:rsid w:val="00711A7A"/>
    <w:rsid w:val="00712F10"/>
    <w:rsid w:val="00713532"/>
    <w:rsid w:val="00723B1E"/>
    <w:rsid w:val="00725E79"/>
    <w:rsid w:val="00730328"/>
    <w:rsid w:val="00730373"/>
    <w:rsid w:val="00732158"/>
    <w:rsid w:val="007334B0"/>
    <w:rsid w:val="007351B6"/>
    <w:rsid w:val="00736A2B"/>
    <w:rsid w:val="00740D70"/>
    <w:rsid w:val="007440BA"/>
    <w:rsid w:val="00744F46"/>
    <w:rsid w:val="007467D2"/>
    <w:rsid w:val="00746F2A"/>
    <w:rsid w:val="00747309"/>
    <w:rsid w:val="007476D4"/>
    <w:rsid w:val="00751395"/>
    <w:rsid w:val="00752B34"/>
    <w:rsid w:val="00754467"/>
    <w:rsid w:val="0075475E"/>
    <w:rsid w:val="007620BF"/>
    <w:rsid w:val="0076637E"/>
    <w:rsid w:val="0077185F"/>
    <w:rsid w:val="00774190"/>
    <w:rsid w:val="0077488E"/>
    <w:rsid w:val="0077668F"/>
    <w:rsid w:val="00776935"/>
    <w:rsid w:val="00777632"/>
    <w:rsid w:val="00777865"/>
    <w:rsid w:val="007805BE"/>
    <w:rsid w:val="0078587B"/>
    <w:rsid w:val="00786AB8"/>
    <w:rsid w:val="00786ADF"/>
    <w:rsid w:val="007870B6"/>
    <w:rsid w:val="0078720D"/>
    <w:rsid w:val="00787BB7"/>
    <w:rsid w:val="00791554"/>
    <w:rsid w:val="007A2DEF"/>
    <w:rsid w:val="007A3015"/>
    <w:rsid w:val="007A4E3D"/>
    <w:rsid w:val="007A67A0"/>
    <w:rsid w:val="007B0DAB"/>
    <w:rsid w:val="007B0EF1"/>
    <w:rsid w:val="007B3CC4"/>
    <w:rsid w:val="007B466E"/>
    <w:rsid w:val="007B4E04"/>
    <w:rsid w:val="007B528E"/>
    <w:rsid w:val="007B5FF7"/>
    <w:rsid w:val="007B7322"/>
    <w:rsid w:val="007B7EC8"/>
    <w:rsid w:val="007C0A22"/>
    <w:rsid w:val="007C0F32"/>
    <w:rsid w:val="007D452F"/>
    <w:rsid w:val="007E221E"/>
    <w:rsid w:val="007E3197"/>
    <w:rsid w:val="007E4E87"/>
    <w:rsid w:val="008000C8"/>
    <w:rsid w:val="008002F4"/>
    <w:rsid w:val="00800A77"/>
    <w:rsid w:val="00800D8C"/>
    <w:rsid w:val="00803EAA"/>
    <w:rsid w:val="0080401D"/>
    <w:rsid w:val="00806927"/>
    <w:rsid w:val="008074B9"/>
    <w:rsid w:val="00816C21"/>
    <w:rsid w:val="00817C51"/>
    <w:rsid w:val="008200CD"/>
    <w:rsid w:val="00822369"/>
    <w:rsid w:val="00822D7B"/>
    <w:rsid w:val="00830C69"/>
    <w:rsid w:val="0083113A"/>
    <w:rsid w:val="00831EBE"/>
    <w:rsid w:val="0083387B"/>
    <w:rsid w:val="00834788"/>
    <w:rsid w:val="00836552"/>
    <w:rsid w:val="00837F14"/>
    <w:rsid w:val="00844328"/>
    <w:rsid w:val="00845E15"/>
    <w:rsid w:val="00846DDC"/>
    <w:rsid w:val="008502B4"/>
    <w:rsid w:val="00853BCF"/>
    <w:rsid w:val="00853D93"/>
    <w:rsid w:val="008562D2"/>
    <w:rsid w:val="00857AF6"/>
    <w:rsid w:val="00857D49"/>
    <w:rsid w:val="008619E6"/>
    <w:rsid w:val="00861C2D"/>
    <w:rsid w:val="0086294F"/>
    <w:rsid w:val="00862DF9"/>
    <w:rsid w:val="008643B0"/>
    <w:rsid w:val="0086540D"/>
    <w:rsid w:val="0086580B"/>
    <w:rsid w:val="00865948"/>
    <w:rsid w:val="0086743C"/>
    <w:rsid w:val="008707EF"/>
    <w:rsid w:val="00871C47"/>
    <w:rsid w:val="008729D1"/>
    <w:rsid w:val="008737E5"/>
    <w:rsid w:val="0087410E"/>
    <w:rsid w:val="0087581B"/>
    <w:rsid w:val="00882E31"/>
    <w:rsid w:val="00882EE8"/>
    <w:rsid w:val="00887705"/>
    <w:rsid w:val="00892814"/>
    <w:rsid w:val="0089539F"/>
    <w:rsid w:val="00897309"/>
    <w:rsid w:val="00897454"/>
    <w:rsid w:val="008A0E0A"/>
    <w:rsid w:val="008A1251"/>
    <w:rsid w:val="008A299E"/>
    <w:rsid w:val="008A548F"/>
    <w:rsid w:val="008A6F74"/>
    <w:rsid w:val="008A7D57"/>
    <w:rsid w:val="008B06FA"/>
    <w:rsid w:val="008B158A"/>
    <w:rsid w:val="008B22BB"/>
    <w:rsid w:val="008B2890"/>
    <w:rsid w:val="008B3620"/>
    <w:rsid w:val="008B7B11"/>
    <w:rsid w:val="008C00EA"/>
    <w:rsid w:val="008C2AC4"/>
    <w:rsid w:val="008C4B88"/>
    <w:rsid w:val="008C6FED"/>
    <w:rsid w:val="008D02CA"/>
    <w:rsid w:val="008E0D33"/>
    <w:rsid w:val="008E176A"/>
    <w:rsid w:val="008E2F16"/>
    <w:rsid w:val="008E51F1"/>
    <w:rsid w:val="008E59D9"/>
    <w:rsid w:val="008E6028"/>
    <w:rsid w:val="008E6942"/>
    <w:rsid w:val="008F29EF"/>
    <w:rsid w:val="008F3A52"/>
    <w:rsid w:val="0090048F"/>
    <w:rsid w:val="00901454"/>
    <w:rsid w:val="00902020"/>
    <w:rsid w:val="00910D89"/>
    <w:rsid w:val="00917F38"/>
    <w:rsid w:val="00920C91"/>
    <w:rsid w:val="00922716"/>
    <w:rsid w:val="00927DCF"/>
    <w:rsid w:val="009305C1"/>
    <w:rsid w:val="009325F7"/>
    <w:rsid w:val="00933339"/>
    <w:rsid w:val="00936BC1"/>
    <w:rsid w:val="0094185C"/>
    <w:rsid w:val="00941C43"/>
    <w:rsid w:val="0094610E"/>
    <w:rsid w:val="00946882"/>
    <w:rsid w:val="00954B97"/>
    <w:rsid w:val="00956E29"/>
    <w:rsid w:val="009576D2"/>
    <w:rsid w:val="00962FD8"/>
    <w:rsid w:val="00963C3D"/>
    <w:rsid w:val="00964DF3"/>
    <w:rsid w:val="009656FE"/>
    <w:rsid w:val="009665B4"/>
    <w:rsid w:val="00967170"/>
    <w:rsid w:val="0097273C"/>
    <w:rsid w:val="00972F9F"/>
    <w:rsid w:val="009735C9"/>
    <w:rsid w:val="00973818"/>
    <w:rsid w:val="00974B25"/>
    <w:rsid w:val="0097574C"/>
    <w:rsid w:val="009758AF"/>
    <w:rsid w:val="00975B54"/>
    <w:rsid w:val="00985772"/>
    <w:rsid w:val="009858F3"/>
    <w:rsid w:val="00986360"/>
    <w:rsid w:val="009924D3"/>
    <w:rsid w:val="00992732"/>
    <w:rsid w:val="00993AA8"/>
    <w:rsid w:val="00994A0B"/>
    <w:rsid w:val="009951B2"/>
    <w:rsid w:val="009968F0"/>
    <w:rsid w:val="00997B0D"/>
    <w:rsid w:val="009A128D"/>
    <w:rsid w:val="009B1E6D"/>
    <w:rsid w:val="009B1E85"/>
    <w:rsid w:val="009B2EE2"/>
    <w:rsid w:val="009B2F76"/>
    <w:rsid w:val="009B5327"/>
    <w:rsid w:val="009C05AF"/>
    <w:rsid w:val="009C1BD2"/>
    <w:rsid w:val="009C3015"/>
    <w:rsid w:val="009D42E1"/>
    <w:rsid w:val="009D5103"/>
    <w:rsid w:val="009D70BD"/>
    <w:rsid w:val="009E3E8F"/>
    <w:rsid w:val="009E4978"/>
    <w:rsid w:val="009E6F05"/>
    <w:rsid w:val="009E6F1F"/>
    <w:rsid w:val="009E7615"/>
    <w:rsid w:val="009F0AA6"/>
    <w:rsid w:val="009F0F19"/>
    <w:rsid w:val="009F4856"/>
    <w:rsid w:val="00A00813"/>
    <w:rsid w:val="00A11678"/>
    <w:rsid w:val="00A11E63"/>
    <w:rsid w:val="00A13EF9"/>
    <w:rsid w:val="00A168B1"/>
    <w:rsid w:val="00A16CCB"/>
    <w:rsid w:val="00A21036"/>
    <w:rsid w:val="00A22329"/>
    <w:rsid w:val="00A23320"/>
    <w:rsid w:val="00A26E68"/>
    <w:rsid w:val="00A26F51"/>
    <w:rsid w:val="00A300F6"/>
    <w:rsid w:val="00A31749"/>
    <w:rsid w:val="00A349AE"/>
    <w:rsid w:val="00A352EB"/>
    <w:rsid w:val="00A354F7"/>
    <w:rsid w:val="00A3561E"/>
    <w:rsid w:val="00A40276"/>
    <w:rsid w:val="00A4208F"/>
    <w:rsid w:val="00A42D88"/>
    <w:rsid w:val="00A46A50"/>
    <w:rsid w:val="00A525E1"/>
    <w:rsid w:val="00A52BCE"/>
    <w:rsid w:val="00A53DEB"/>
    <w:rsid w:val="00A5467C"/>
    <w:rsid w:val="00A55D55"/>
    <w:rsid w:val="00A565E2"/>
    <w:rsid w:val="00A56B41"/>
    <w:rsid w:val="00A60F6F"/>
    <w:rsid w:val="00A62C73"/>
    <w:rsid w:val="00A64991"/>
    <w:rsid w:val="00A66FA2"/>
    <w:rsid w:val="00A671A5"/>
    <w:rsid w:val="00A67C34"/>
    <w:rsid w:val="00A71384"/>
    <w:rsid w:val="00A77A7B"/>
    <w:rsid w:val="00A77D5F"/>
    <w:rsid w:val="00A80FCE"/>
    <w:rsid w:val="00A831CB"/>
    <w:rsid w:val="00A84854"/>
    <w:rsid w:val="00A85E30"/>
    <w:rsid w:val="00A9343C"/>
    <w:rsid w:val="00A93EC4"/>
    <w:rsid w:val="00A94C74"/>
    <w:rsid w:val="00A960C7"/>
    <w:rsid w:val="00A978E2"/>
    <w:rsid w:val="00AA0694"/>
    <w:rsid w:val="00AA1D8D"/>
    <w:rsid w:val="00AA29C7"/>
    <w:rsid w:val="00AA38D8"/>
    <w:rsid w:val="00AA4993"/>
    <w:rsid w:val="00AA4B4B"/>
    <w:rsid w:val="00AA5D52"/>
    <w:rsid w:val="00AA626A"/>
    <w:rsid w:val="00AA6A5A"/>
    <w:rsid w:val="00AB079D"/>
    <w:rsid w:val="00AB1EB9"/>
    <w:rsid w:val="00AB4814"/>
    <w:rsid w:val="00AB60B8"/>
    <w:rsid w:val="00AC0AD3"/>
    <w:rsid w:val="00AC0E97"/>
    <w:rsid w:val="00AC15CE"/>
    <w:rsid w:val="00AC1DC8"/>
    <w:rsid w:val="00AC32D8"/>
    <w:rsid w:val="00AC47D9"/>
    <w:rsid w:val="00AC50BC"/>
    <w:rsid w:val="00AC5BF6"/>
    <w:rsid w:val="00AC71D9"/>
    <w:rsid w:val="00AC7450"/>
    <w:rsid w:val="00AD19A2"/>
    <w:rsid w:val="00AE5C20"/>
    <w:rsid w:val="00AF44F9"/>
    <w:rsid w:val="00AF7CB9"/>
    <w:rsid w:val="00B0013B"/>
    <w:rsid w:val="00B03D24"/>
    <w:rsid w:val="00B05B34"/>
    <w:rsid w:val="00B06330"/>
    <w:rsid w:val="00B073DE"/>
    <w:rsid w:val="00B12464"/>
    <w:rsid w:val="00B15160"/>
    <w:rsid w:val="00B20D98"/>
    <w:rsid w:val="00B22B7F"/>
    <w:rsid w:val="00B23F6A"/>
    <w:rsid w:val="00B2446A"/>
    <w:rsid w:val="00B244D0"/>
    <w:rsid w:val="00B27484"/>
    <w:rsid w:val="00B27C1F"/>
    <w:rsid w:val="00B30565"/>
    <w:rsid w:val="00B30CD2"/>
    <w:rsid w:val="00B315D6"/>
    <w:rsid w:val="00B34DC6"/>
    <w:rsid w:val="00B420A9"/>
    <w:rsid w:val="00B466D5"/>
    <w:rsid w:val="00B47730"/>
    <w:rsid w:val="00B47D0D"/>
    <w:rsid w:val="00B50158"/>
    <w:rsid w:val="00B50A2D"/>
    <w:rsid w:val="00B51840"/>
    <w:rsid w:val="00B52D81"/>
    <w:rsid w:val="00B531CA"/>
    <w:rsid w:val="00B53AC7"/>
    <w:rsid w:val="00B56102"/>
    <w:rsid w:val="00B61B59"/>
    <w:rsid w:val="00B62F59"/>
    <w:rsid w:val="00B70FE8"/>
    <w:rsid w:val="00B7770A"/>
    <w:rsid w:val="00B82FFC"/>
    <w:rsid w:val="00B85A8B"/>
    <w:rsid w:val="00B86DB2"/>
    <w:rsid w:val="00B90CF7"/>
    <w:rsid w:val="00B91E00"/>
    <w:rsid w:val="00B92CB6"/>
    <w:rsid w:val="00B94344"/>
    <w:rsid w:val="00B94EAF"/>
    <w:rsid w:val="00B9567F"/>
    <w:rsid w:val="00B9729B"/>
    <w:rsid w:val="00BA04DA"/>
    <w:rsid w:val="00BA085C"/>
    <w:rsid w:val="00BA229F"/>
    <w:rsid w:val="00BA2C07"/>
    <w:rsid w:val="00BA44E8"/>
    <w:rsid w:val="00BA49D9"/>
    <w:rsid w:val="00BA5E09"/>
    <w:rsid w:val="00BA658A"/>
    <w:rsid w:val="00BB22E3"/>
    <w:rsid w:val="00BB3E82"/>
    <w:rsid w:val="00BB77D8"/>
    <w:rsid w:val="00BC0D60"/>
    <w:rsid w:val="00BC5496"/>
    <w:rsid w:val="00BC59CF"/>
    <w:rsid w:val="00BC6897"/>
    <w:rsid w:val="00BD3B56"/>
    <w:rsid w:val="00BE140F"/>
    <w:rsid w:val="00BE1923"/>
    <w:rsid w:val="00BE2FB0"/>
    <w:rsid w:val="00BE3A6E"/>
    <w:rsid w:val="00BE6500"/>
    <w:rsid w:val="00BE7D3C"/>
    <w:rsid w:val="00BF3151"/>
    <w:rsid w:val="00BF4DF2"/>
    <w:rsid w:val="00BF5199"/>
    <w:rsid w:val="00C01A93"/>
    <w:rsid w:val="00C0264E"/>
    <w:rsid w:val="00C0401C"/>
    <w:rsid w:val="00C04AD1"/>
    <w:rsid w:val="00C05ED0"/>
    <w:rsid w:val="00C13CFD"/>
    <w:rsid w:val="00C15631"/>
    <w:rsid w:val="00C15A10"/>
    <w:rsid w:val="00C161EF"/>
    <w:rsid w:val="00C17D25"/>
    <w:rsid w:val="00C206D9"/>
    <w:rsid w:val="00C240D8"/>
    <w:rsid w:val="00C24134"/>
    <w:rsid w:val="00C26A94"/>
    <w:rsid w:val="00C3535D"/>
    <w:rsid w:val="00C36330"/>
    <w:rsid w:val="00C4113D"/>
    <w:rsid w:val="00C415D2"/>
    <w:rsid w:val="00C42933"/>
    <w:rsid w:val="00C445BF"/>
    <w:rsid w:val="00C45F0E"/>
    <w:rsid w:val="00C46F09"/>
    <w:rsid w:val="00C51748"/>
    <w:rsid w:val="00C51F32"/>
    <w:rsid w:val="00C521D1"/>
    <w:rsid w:val="00C54E36"/>
    <w:rsid w:val="00C609CA"/>
    <w:rsid w:val="00C61D81"/>
    <w:rsid w:val="00C63A57"/>
    <w:rsid w:val="00C6433C"/>
    <w:rsid w:val="00C66254"/>
    <w:rsid w:val="00C66F4D"/>
    <w:rsid w:val="00C67740"/>
    <w:rsid w:val="00C80BA7"/>
    <w:rsid w:val="00C81F21"/>
    <w:rsid w:val="00C824B6"/>
    <w:rsid w:val="00C84E6B"/>
    <w:rsid w:val="00C85097"/>
    <w:rsid w:val="00C900C9"/>
    <w:rsid w:val="00C935FA"/>
    <w:rsid w:val="00C95201"/>
    <w:rsid w:val="00C96E67"/>
    <w:rsid w:val="00CA0118"/>
    <w:rsid w:val="00CA6B65"/>
    <w:rsid w:val="00CB0664"/>
    <w:rsid w:val="00CB25A9"/>
    <w:rsid w:val="00CB59FA"/>
    <w:rsid w:val="00CB716A"/>
    <w:rsid w:val="00CB72AF"/>
    <w:rsid w:val="00CC47BD"/>
    <w:rsid w:val="00CD2465"/>
    <w:rsid w:val="00CD317E"/>
    <w:rsid w:val="00CD4D39"/>
    <w:rsid w:val="00CE38D6"/>
    <w:rsid w:val="00CE7E34"/>
    <w:rsid w:val="00CF11C4"/>
    <w:rsid w:val="00CF2BA9"/>
    <w:rsid w:val="00CF5544"/>
    <w:rsid w:val="00CF7CC1"/>
    <w:rsid w:val="00D00A74"/>
    <w:rsid w:val="00D010A1"/>
    <w:rsid w:val="00D0244B"/>
    <w:rsid w:val="00D03AD2"/>
    <w:rsid w:val="00D111CD"/>
    <w:rsid w:val="00D14805"/>
    <w:rsid w:val="00D149D2"/>
    <w:rsid w:val="00D16694"/>
    <w:rsid w:val="00D20A8E"/>
    <w:rsid w:val="00D2173D"/>
    <w:rsid w:val="00D21B3A"/>
    <w:rsid w:val="00D224FA"/>
    <w:rsid w:val="00D2358F"/>
    <w:rsid w:val="00D238E2"/>
    <w:rsid w:val="00D241F2"/>
    <w:rsid w:val="00D327AC"/>
    <w:rsid w:val="00D32AFF"/>
    <w:rsid w:val="00D33FA0"/>
    <w:rsid w:val="00D348F1"/>
    <w:rsid w:val="00D365D7"/>
    <w:rsid w:val="00D36999"/>
    <w:rsid w:val="00D410B5"/>
    <w:rsid w:val="00D42561"/>
    <w:rsid w:val="00D52BA5"/>
    <w:rsid w:val="00D6482F"/>
    <w:rsid w:val="00D6728D"/>
    <w:rsid w:val="00D70F52"/>
    <w:rsid w:val="00D716B4"/>
    <w:rsid w:val="00D7207C"/>
    <w:rsid w:val="00D746EC"/>
    <w:rsid w:val="00D76159"/>
    <w:rsid w:val="00D77D5A"/>
    <w:rsid w:val="00D90D43"/>
    <w:rsid w:val="00D93785"/>
    <w:rsid w:val="00DA04AD"/>
    <w:rsid w:val="00DA172C"/>
    <w:rsid w:val="00DA3C58"/>
    <w:rsid w:val="00DA5D87"/>
    <w:rsid w:val="00DA71BC"/>
    <w:rsid w:val="00DC02B6"/>
    <w:rsid w:val="00DC12CE"/>
    <w:rsid w:val="00DC359A"/>
    <w:rsid w:val="00DC401F"/>
    <w:rsid w:val="00DC4D74"/>
    <w:rsid w:val="00DC4DD5"/>
    <w:rsid w:val="00DC596F"/>
    <w:rsid w:val="00DE1F7B"/>
    <w:rsid w:val="00DE4E64"/>
    <w:rsid w:val="00DE5032"/>
    <w:rsid w:val="00DE5F57"/>
    <w:rsid w:val="00DF12A9"/>
    <w:rsid w:val="00DF1932"/>
    <w:rsid w:val="00DF4282"/>
    <w:rsid w:val="00E0010E"/>
    <w:rsid w:val="00E00744"/>
    <w:rsid w:val="00E02B86"/>
    <w:rsid w:val="00E03815"/>
    <w:rsid w:val="00E03B30"/>
    <w:rsid w:val="00E05612"/>
    <w:rsid w:val="00E07ACE"/>
    <w:rsid w:val="00E10332"/>
    <w:rsid w:val="00E126B7"/>
    <w:rsid w:val="00E146AD"/>
    <w:rsid w:val="00E155C9"/>
    <w:rsid w:val="00E16454"/>
    <w:rsid w:val="00E175F7"/>
    <w:rsid w:val="00E22AD0"/>
    <w:rsid w:val="00E23AEE"/>
    <w:rsid w:val="00E24C44"/>
    <w:rsid w:val="00E26958"/>
    <w:rsid w:val="00E335D4"/>
    <w:rsid w:val="00E3486C"/>
    <w:rsid w:val="00E34A14"/>
    <w:rsid w:val="00E36E6D"/>
    <w:rsid w:val="00E3777C"/>
    <w:rsid w:val="00E419BC"/>
    <w:rsid w:val="00E41A33"/>
    <w:rsid w:val="00E42CE4"/>
    <w:rsid w:val="00E444CA"/>
    <w:rsid w:val="00E47B33"/>
    <w:rsid w:val="00E50709"/>
    <w:rsid w:val="00E50FFD"/>
    <w:rsid w:val="00E523B5"/>
    <w:rsid w:val="00E56734"/>
    <w:rsid w:val="00E57062"/>
    <w:rsid w:val="00E609EF"/>
    <w:rsid w:val="00E61117"/>
    <w:rsid w:val="00E67E84"/>
    <w:rsid w:val="00E75BF4"/>
    <w:rsid w:val="00E76966"/>
    <w:rsid w:val="00E82350"/>
    <w:rsid w:val="00E851CF"/>
    <w:rsid w:val="00E866F7"/>
    <w:rsid w:val="00E877FC"/>
    <w:rsid w:val="00E87981"/>
    <w:rsid w:val="00E917C3"/>
    <w:rsid w:val="00E93412"/>
    <w:rsid w:val="00E9563C"/>
    <w:rsid w:val="00E9610D"/>
    <w:rsid w:val="00E97C9B"/>
    <w:rsid w:val="00EA2BEE"/>
    <w:rsid w:val="00EA4548"/>
    <w:rsid w:val="00EA530F"/>
    <w:rsid w:val="00EB0DFA"/>
    <w:rsid w:val="00EB3A17"/>
    <w:rsid w:val="00EB3BDC"/>
    <w:rsid w:val="00EB596E"/>
    <w:rsid w:val="00EB5D59"/>
    <w:rsid w:val="00EC0AEF"/>
    <w:rsid w:val="00EC5085"/>
    <w:rsid w:val="00ED0BFD"/>
    <w:rsid w:val="00ED12C1"/>
    <w:rsid w:val="00ED2A80"/>
    <w:rsid w:val="00ED5548"/>
    <w:rsid w:val="00EE1EEB"/>
    <w:rsid w:val="00EE2BB5"/>
    <w:rsid w:val="00EE2F0C"/>
    <w:rsid w:val="00EE43F9"/>
    <w:rsid w:val="00EE51BE"/>
    <w:rsid w:val="00EE54ED"/>
    <w:rsid w:val="00EE69F3"/>
    <w:rsid w:val="00EF22B6"/>
    <w:rsid w:val="00EF2D93"/>
    <w:rsid w:val="00EF4387"/>
    <w:rsid w:val="00EF6E81"/>
    <w:rsid w:val="00EF7421"/>
    <w:rsid w:val="00EF7B2D"/>
    <w:rsid w:val="00F12A1F"/>
    <w:rsid w:val="00F14107"/>
    <w:rsid w:val="00F15498"/>
    <w:rsid w:val="00F16F70"/>
    <w:rsid w:val="00F176CB"/>
    <w:rsid w:val="00F22D90"/>
    <w:rsid w:val="00F2565E"/>
    <w:rsid w:val="00F25FEF"/>
    <w:rsid w:val="00F27986"/>
    <w:rsid w:val="00F27ADD"/>
    <w:rsid w:val="00F311A4"/>
    <w:rsid w:val="00F315E1"/>
    <w:rsid w:val="00F32B26"/>
    <w:rsid w:val="00F34599"/>
    <w:rsid w:val="00F359C3"/>
    <w:rsid w:val="00F42AEA"/>
    <w:rsid w:val="00F440A8"/>
    <w:rsid w:val="00F4590D"/>
    <w:rsid w:val="00F45BD4"/>
    <w:rsid w:val="00F4737D"/>
    <w:rsid w:val="00F47F38"/>
    <w:rsid w:val="00F5502C"/>
    <w:rsid w:val="00F55115"/>
    <w:rsid w:val="00F56BCC"/>
    <w:rsid w:val="00F60AFF"/>
    <w:rsid w:val="00F70173"/>
    <w:rsid w:val="00F7035E"/>
    <w:rsid w:val="00F71461"/>
    <w:rsid w:val="00F7390C"/>
    <w:rsid w:val="00F84CB1"/>
    <w:rsid w:val="00F91F50"/>
    <w:rsid w:val="00F92C1D"/>
    <w:rsid w:val="00F95D2A"/>
    <w:rsid w:val="00FA2097"/>
    <w:rsid w:val="00FA2E6F"/>
    <w:rsid w:val="00FA75DB"/>
    <w:rsid w:val="00FB016D"/>
    <w:rsid w:val="00FB0C97"/>
    <w:rsid w:val="00FB0E03"/>
    <w:rsid w:val="00FB24E8"/>
    <w:rsid w:val="00FB6818"/>
    <w:rsid w:val="00FC693F"/>
    <w:rsid w:val="00FC7279"/>
    <w:rsid w:val="00FC7F58"/>
    <w:rsid w:val="00FD17BC"/>
    <w:rsid w:val="00FD1800"/>
    <w:rsid w:val="00FD68FB"/>
    <w:rsid w:val="00FE17DB"/>
    <w:rsid w:val="00FE3081"/>
    <w:rsid w:val="00FF1B60"/>
    <w:rsid w:val="00FF2385"/>
    <w:rsid w:val="00FF2CC6"/>
    <w:rsid w:val="00FF335F"/>
    <w:rsid w:val="00FF42D4"/>
    <w:rsid w:val="00FF5EAF"/>
    <w:rsid w:val="054F155A"/>
    <w:rsid w:val="069FBF9A"/>
    <w:rsid w:val="0760B517"/>
    <w:rsid w:val="1BDE0AC7"/>
    <w:rsid w:val="269D44D8"/>
    <w:rsid w:val="379AF437"/>
    <w:rsid w:val="3FA31F19"/>
    <w:rsid w:val="43A0D9AB"/>
    <w:rsid w:val="442313CB"/>
    <w:rsid w:val="485050A4"/>
    <w:rsid w:val="4C898DB6"/>
    <w:rsid w:val="51599F26"/>
    <w:rsid w:val="5A77082D"/>
    <w:rsid w:val="65CAD285"/>
    <w:rsid w:val="6A87F6D4"/>
    <w:rsid w:val="71627244"/>
    <w:rsid w:val="795198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559553"/>
  <w14:defaultImageDpi w14:val="300"/>
  <w15:docId w15:val="{C82791F1-8F8C-4E4E-AD86-500F0E3CD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032"/>
    <w:pPr>
      <w:spacing w:after="0" w:line="240" w:lineRule="auto"/>
    </w:pPr>
    <w:rPr>
      <w:rFonts w:ascii="Times New Roman" w:eastAsia="Times New Roman" w:hAnsi="Times New Roman" w:cs="Times New Roman"/>
      <w:sz w:val="24"/>
      <w:szCs w:val="24"/>
      <w:lang w:eastAsia="zh-TW"/>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qFormat/>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563F06"/>
    <w:rPr>
      <w:sz w:val="16"/>
      <w:szCs w:val="16"/>
    </w:rPr>
  </w:style>
  <w:style w:type="paragraph" w:styleId="CommentText">
    <w:name w:val="annotation text"/>
    <w:basedOn w:val="Normal"/>
    <w:link w:val="CommentTextChar"/>
    <w:uiPriority w:val="99"/>
    <w:unhideWhenUsed/>
    <w:rsid w:val="00563F06"/>
    <w:rPr>
      <w:sz w:val="20"/>
      <w:szCs w:val="20"/>
    </w:rPr>
  </w:style>
  <w:style w:type="character" w:customStyle="1" w:styleId="CommentTextChar">
    <w:name w:val="Comment Text Char"/>
    <w:basedOn w:val="DefaultParagraphFont"/>
    <w:link w:val="CommentText"/>
    <w:uiPriority w:val="99"/>
    <w:rsid w:val="00563F06"/>
    <w:rPr>
      <w:sz w:val="20"/>
      <w:szCs w:val="20"/>
    </w:rPr>
  </w:style>
  <w:style w:type="paragraph" w:styleId="CommentSubject">
    <w:name w:val="annotation subject"/>
    <w:basedOn w:val="CommentText"/>
    <w:next w:val="CommentText"/>
    <w:link w:val="CommentSubjectChar"/>
    <w:uiPriority w:val="99"/>
    <w:semiHidden/>
    <w:unhideWhenUsed/>
    <w:rsid w:val="00563F06"/>
    <w:rPr>
      <w:b/>
      <w:bCs/>
    </w:rPr>
  </w:style>
  <w:style w:type="character" w:customStyle="1" w:styleId="CommentSubjectChar">
    <w:name w:val="Comment Subject Char"/>
    <w:basedOn w:val="CommentTextChar"/>
    <w:link w:val="CommentSubject"/>
    <w:uiPriority w:val="99"/>
    <w:semiHidden/>
    <w:rsid w:val="00563F06"/>
    <w:rPr>
      <w:b/>
      <w:bCs/>
      <w:sz w:val="20"/>
      <w:szCs w:val="20"/>
    </w:rPr>
  </w:style>
  <w:style w:type="character" w:customStyle="1" w:styleId="citation-384">
    <w:name w:val="citation-384"/>
    <w:basedOn w:val="DefaultParagraphFont"/>
    <w:rsid w:val="00274F59"/>
  </w:style>
  <w:style w:type="character" w:customStyle="1" w:styleId="citation-383">
    <w:name w:val="citation-383"/>
    <w:basedOn w:val="DefaultParagraphFont"/>
    <w:rsid w:val="00274F59"/>
  </w:style>
  <w:style w:type="character" w:customStyle="1" w:styleId="citation-389">
    <w:name w:val="citation-389"/>
    <w:basedOn w:val="DefaultParagraphFont"/>
    <w:rsid w:val="00274F59"/>
  </w:style>
  <w:style w:type="character" w:customStyle="1" w:styleId="citation-380">
    <w:name w:val="citation-380"/>
    <w:basedOn w:val="DefaultParagraphFont"/>
    <w:rsid w:val="00274F59"/>
  </w:style>
  <w:style w:type="character" w:customStyle="1" w:styleId="citation-379">
    <w:name w:val="citation-379"/>
    <w:basedOn w:val="DefaultParagraphFont"/>
    <w:rsid w:val="00274F59"/>
  </w:style>
  <w:style w:type="character" w:customStyle="1" w:styleId="citation-376">
    <w:name w:val="citation-376"/>
    <w:basedOn w:val="DefaultParagraphFont"/>
    <w:rsid w:val="00274F59"/>
  </w:style>
  <w:style w:type="character" w:customStyle="1" w:styleId="citation-260">
    <w:name w:val="citation-260"/>
    <w:basedOn w:val="DefaultParagraphFont"/>
    <w:rsid w:val="00213F2E"/>
  </w:style>
  <w:style w:type="character" w:customStyle="1" w:styleId="citation-259">
    <w:name w:val="citation-259"/>
    <w:basedOn w:val="DefaultParagraphFont"/>
    <w:rsid w:val="00213F2E"/>
  </w:style>
  <w:style w:type="character" w:customStyle="1" w:styleId="citation-258">
    <w:name w:val="citation-258"/>
    <w:basedOn w:val="DefaultParagraphFont"/>
    <w:rsid w:val="00644AC9"/>
  </w:style>
  <w:style w:type="character" w:customStyle="1" w:styleId="citation-257">
    <w:name w:val="citation-257"/>
    <w:basedOn w:val="DefaultParagraphFont"/>
    <w:rsid w:val="00644AC9"/>
  </w:style>
  <w:style w:type="paragraph" w:styleId="NormalWeb">
    <w:name w:val="Normal (Web)"/>
    <w:basedOn w:val="Normal"/>
    <w:uiPriority w:val="99"/>
    <w:unhideWhenUsed/>
    <w:rsid w:val="00644AC9"/>
    <w:pPr>
      <w:spacing w:before="100" w:beforeAutospacing="1" w:after="100" w:afterAutospacing="1"/>
    </w:pPr>
  </w:style>
  <w:style w:type="character" w:customStyle="1" w:styleId="citation-256">
    <w:name w:val="citation-256"/>
    <w:basedOn w:val="DefaultParagraphFont"/>
    <w:rsid w:val="00644AC9"/>
  </w:style>
  <w:style w:type="character" w:customStyle="1" w:styleId="citation-254">
    <w:name w:val="citation-254"/>
    <w:basedOn w:val="DefaultParagraphFont"/>
    <w:rsid w:val="009951B2"/>
  </w:style>
  <w:style w:type="character" w:customStyle="1" w:styleId="citation-253">
    <w:name w:val="citation-253"/>
    <w:basedOn w:val="DefaultParagraphFont"/>
    <w:rsid w:val="009951B2"/>
  </w:style>
  <w:style w:type="character" w:customStyle="1" w:styleId="citation-252">
    <w:name w:val="citation-252"/>
    <w:basedOn w:val="DefaultParagraphFont"/>
    <w:rsid w:val="009951B2"/>
  </w:style>
  <w:style w:type="character" w:customStyle="1" w:styleId="citation-251">
    <w:name w:val="citation-251"/>
    <w:basedOn w:val="DefaultParagraphFont"/>
    <w:rsid w:val="009951B2"/>
  </w:style>
  <w:style w:type="character" w:customStyle="1" w:styleId="citation-250">
    <w:name w:val="citation-250"/>
    <w:basedOn w:val="DefaultParagraphFont"/>
    <w:rsid w:val="009951B2"/>
  </w:style>
  <w:style w:type="character" w:customStyle="1" w:styleId="citation-248">
    <w:name w:val="citation-248"/>
    <w:basedOn w:val="DefaultParagraphFont"/>
    <w:rsid w:val="0035775A"/>
  </w:style>
  <w:style w:type="character" w:customStyle="1" w:styleId="citation-247">
    <w:name w:val="citation-247"/>
    <w:basedOn w:val="DefaultParagraphFont"/>
    <w:rsid w:val="004057FD"/>
  </w:style>
  <w:style w:type="character" w:customStyle="1" w:styleId="citation-246">
    <w:name w:val="citation-246"/>
    <w:basedOn w:val="DefaultParagraphFont"/>
    <w:rsid w:val="004057FD"/>
  </w:style>
  <w:style w:type="character" w:customStyle="1" w:styleId="citation-245">
    <w:name w:val="citation-245"/>
    <w:basedOn w:val="DefaultParagraphFont"/>
    <w:rsid w:val="004057FD"/>
  </w:style>
  <w:style w:type="character" w:customStyle="1" w:styleId="citation-244">
    <w:name w:val="citation-244"/>
    <w:basedOn w:val="DefaultParagraphFont"/>
    <w:rsid w:val="004057FD"/>
  </w:style>
  <w:style w:type="character" w:customStyle="1" w:styleId="citation-243">
    <w:name w:val="citation-243"/>
    <w:basedOn w:val="DefaultParagraphFont"/>
    <w:rsid w:val="004057FD"/>
  </w:style>
  <w:style w:type="character" w:customStyle="1" w:styleId="citation-242">
    <w:name w:val="citation-242"/>
    <w:basedOn w:val="DefaultParagraphFont"/>
    <w:rsid w:val="00751395"/>
  </w:style>
  <w:style w:type="character" w:customStyle="1" w:styleId="citation-241">
    <w:name w:val="citation-241"/>
    <w:basedOn w:val="DefaultParagraphFont"/>
    <w:rsid w:val="00751395"/>
  </w:style>
  <w:style w:type="character" w:customStyle="1" w:styleId="citation-240">
    <w:name w:val="citation-240"/>
    <w:basedOn w:val="DefaultParagraphFont"/>
    <w:rsid w:val="00751395"/>
  </w:style>
  <w:style w:type="character" w:customStyle="1" w:styleId="citation-239">
    <w:name w:val="citation-239"/>
    <w:basedOn w:val="DefaultParagraphFont"/>
    <w:rsid w:val="00751395"/>
  </w:style>
  <w:style w:type="paragraph" w:styleId="TOC1">
    <w:name w:val="toc 1"/>
    <w:basedOn w:val="Normal"/>
    <w:next w:val="Normal"/>
    <w:autoRedefine/>
    <w:uiPriority w:val="39"/>
    <w:unhideWhenUsed/>
    <w:rsid w:val="00195DE4"/>
    <w:pPr>
      <w:spacing w:after="100"/>
    </w:pPr>
  </w:style>
  <w:style w:type="paragraph" w:styleId="TOC2">
    <w:name w:val="toc 2"/>
    <w:basedOn w:val="Normal"/>
    <w:next w:val="Normal"/>
    <w:autoRedefine/>
    <w:uiPriority w:val="39"/>
    <w:unhideWhenUsed/>
    <w:rsid w:val="00195DE4"/>
    <w:pPr>
      <w:spacing w:after="100"/>
      <w:ind w:left="220"/>
    </w:pPr>
  </w:style>
  <w:style w:type="paragraph" w:styleId="TOC3">
    <w:name w:val="toc 3"/>
    <w:basedOn w:val="Normal"/>
    <w:next w:val="Normal"/>
    <w:autoRedefine/>
    <w:uiPriority w:val="39"/>
    <w:unhideWhenUsed/>
    <w:rsid w:val="00195DE4"/>
    <w:pPr>
      <w:spacing w:after="100"/>
      <w:ind w:left="440"/>
    </w:pPr>
  </w:style>
  <w:style w:type="character" w:styleId="Hyperlink">
    <w:name w:val="Hyperlink"/>
    <w:basedOn w:val="DefaultParagraphFont"/>
    <w:uiPriority w:val="99"/>
    <w:unhideWhenUsed/>
    <w:rsid w:val="00195DE4"/>
    <w:rPr>
      <w:color w:val="0000FF" w:themeColor="hyperlink"/>
      <w:u w:val="single"/>
    </w:rPr>
  </w:style>
  <w:style w:type="character" w:customStyle="1" w:styleId="citation-336">
    <w:name w:val="citation-336"/>
    <w:basedOn w:val="DefaultParagraphFont"/>
    <w:rsid w:val="00370B02"/>
  </w:style>
  <w:style w:type="character" w:customStyle="1" w:styleId="citation-335">
    <w:name w:val="citation-335"/>
    <w:basedOn w:val="DefaultParagraphFont"/>
    <w:rsid w:val="00370B02"/>
  </w:style>
  <w:style w:type="character" w:customStyle="1" w:styleId="citation-334">
    <w:name w:val="citation-334"/>
    <w:basedOn w:val="DefaultParagraphFont"/>
    <w:rsid w:val="00370B02"/>
  </w:style>
  <w:style w:type="character" w:customStyle="1" w:styleId="citation-333">
    <w:name w:val="citation-333"/>
    <w:basedOn w:val="DefaultParagraphFont"/>
    <w:rsid w:val="00370B02"/>
  </w:style>
  <w:style w:type="character" w:customStyle="1" w:styleId="citation-330">
    <w:name w:val="citation-330"/>
    <w:basedOn w:val="DefaultParagraphFont"/>
    <w:rsid w:val="00EB5D59"/>
  </w:style>
  <w:style w:type="character" w:customStyle="1" w:styleId="citation-329">
    <w:name w:val="citation-329"/>
    <w:basedOn w:val="DefaultParagraphFont"/>
    <w:rsid w:val="00EB5D59"/>
  </w:style>
  <w:style w:type="character" w:customStyle="1" w:styleId="citation-328">
    <w:name w:val="citation-328"/>
    <w:basedOn w:val="DefaultParagraphFont"/>
    <w:rsid w:val="00EB5D59"/>
  </w:style>
  <w:style w:type="character" w:customStyle="1" w:styleId="citation-327">
    <w:name w:val="citation-327"/>
    <w:basedOn w:val="DefaultParagraphFont"/>
    <w:rsid w:val="00EB5D59"/>
  </w:style>
  <w:style w:type="character" w:customStyle="1" w:styleId="citation-326">
    <w:name w:val="citation-326"/>
    <w:basedOn w:val="DefaultParagraphFont"/>
    <w:rsid w:val="00EB5D59"/>
  </w:style>
  <w:style w:type="character" w:customStyle="1" w:styleId="citation-414">
    <w:name w:val="citation-414"/>
    <w:basedOn w:val="DefaultParagraphFont"/>
    <w:rsid w:val="00BE2FB0"/>
  </w:style>
  <w:style w:type="character" w:styleId="PlaceholderText">
    <w:name w:val="Placeholder Text"/>
    <w:basedOn w:val="DefaultParagraphFont"/>
    <w:uiPriority w:val="99"/>
    <w:semiHidden/>
    <w:rsid w:val="00596E7C"/>
    <w:rPr>
      <w:color w:val="666666"/>
    </w:rPr>
  </w:style>
  <w:style w:type="character" w:customStyle="1" w:styleId="citation-400">
    <w:name w:val="citation-400"/>
    <w:basedOn w:val="DefaultParagraphFont"/>
    <w:rsid w:val="0077668F"/>
  </w:style>
  <w:style w:type="character" w:customStyle="1" w:styleId="citation-399">
    <w:name w:val="citation-399"/>
    <w:basedOn w:val="DefaultParagraphFont"/>
    <w:rsid w:val="0077668F"/>
  </w:style>
  <w:style w:type="character" w:customStyle="1" w:styleId="citation-398">
    <w:name w:val="citation-398"/>
    <w:basedOn w:val="DefaultParagraphFont"/>
    <w:rsid w:val="0077668F"/>
  </w:style>
  <w:style w:type="character" w:customStyle="1" w:styleId="citation-397">
    <w:name w:val="citation-397"/>
    <w:basedOn w:val="DefaultParagraphFont"/>
    <w:rsid w:val="0077668F"/>
  </w:style>
  <w:style w:type="character" w:customStyle="1" w:styleId="citation-395">
    <w:name w:val="citation-395"/>
    <w:basedOn w:val="DefaultParagraphFont"/>
    <w:rsid w:val="0063016D"/>
  </w:style>
  <w:style w:type="character" w:customStyle="1" w:styleId="math-inline">
    <w:name w:val="math-inline"/>
    <w:basedOn w:val="DefaultParagraphFont"/>
    <w:rsid w:val="0063016D"/>
  </w:style>
  <w:style w:type="character" w:customStyle="1" w:styleId="citation-394">
    <w:name w:val="citation-394"/>
    <w:basedOn w:val="DefaultParagraphFont"/>
    <w:rsid w:val="0063016D"/>
  </w:style>
  <w:style w:type="character" w:customStyle="1" w:styleId="citation-393">
    <w:name w:val="citation-393"/>
    <w:basedOn w:val="DefaultParagraphFont"/>
    <w:rsid w:val="00BA44E8"/>
  </w:style>
  <w:style w:type="character" w:customStyle="1" w:styleId="citation-392">
    <w:name w:val="citation-392"/>
    <w:basedOn w:val="DefaultParagraphFont"/>
    <w:rsid w:val="00BA44E8"/>
  </w:style>
  <w:style w:type="character" w:customStyle="1" w:styleId="citation-391">
    <w:name w:val="citation-391"/>
    <w:basedOn w:val="DefaultParagraphFont"/>
    <w:rsid w:val="00BA44E8"/>
  </w:style>
  <w:style w:type="character" w:customStyle="1" w:styleId="citation-388">
    <w:name w:val="citation-388"/>
    <w:basedOn w:val="DefaultParagraphFont"/>
    <w:rsid w:val="007B4E04"/>
  </w:style>
  <w:style w:type="character" w:customStyle="1" w:styleId="citation-387">
    <w:name w:val="citation-387"/>
    <w:basedOn w:val="DefaultParagraphFont"/>
    <w:rsid w:val="007B4E04"/>
  </w:style>
  <w:style w:type="character" w:customStyle="1" w:styleId="citation-386">
    <w:name w:val="citation-386"/>
    <w:basedOn w:val="DefaultParagraphFont"/>
    <w:rsid w:val="007B4E04"/>
  </w:style>
  <w:style w:type="character" w:customStyle="1" w:styleId="citation-385">
    <w:name w:val="citation-385"/>
    <w:basedOn w:val="DefaultParagraphFont"/>
    <w:rsid w:val="007B4E04"/>
  </w:style>
  <w:style w:type="character" w:customStyle="1" w:styleId="citation-455">
    <w:name w:val="citation-455"/>
    <w:basedOn w:val="DefaultParagraphFont"/>
    <w:rsid w:val="00127592"/>
  </w:style>
  <w:style w:type="character" w:customStyle="1" w:styleId="citation-454">
    <w:name w:val="citation-454"/>
    <w:basedOn w:val="DefaultParagraphFont"/>
    <w:rsid w:val="00127592"/>
  </w:style>
  <w:style w:type="character" w:customStyle="1" w:styleId="citation-453">
    <w:name w:val="citation-453"/>
    <w:basedOn w:val="DefaultParagraphFont"/>
    <w:rsid w:val="00127592"/>
  </w:style>
  <w:style w:type="character" w:customStyle="1" w:styleId="citation-452">
    <w:name w:val="citation-452"/>
    <w:basedOn w:val="DefaultParagraphFont"/>
    <w:rsid w:val="00127592"/>
  </w:style>
  <w:style w:type="character" w:customStyle="1" w:styleId="citation-709">
    <w:name w:val="citation-709"/>
    <w:basedOn w:val="DefaultParagraphFont"/>
    <w:rsid w:val="00941C43"/>
  </w:style>
  <w:style w:type="character" w:customStyle="1" w:styleId="citation-708">
    <w:name w:val="citation-708"/>
    <w:basedOn w:val="DefaultParagraphFont"/>
    <w:rsid w:val="005B263D"/>
  </w:style>
  <w:style w:type="character" w:customStyle="1" w:styleId="citation-706">
    <w:name w:val="citation-706"/>
    <w:basedOn w:val="DefaultParagraphFont"/>
    <w:rsid w:val="00730328"/>
  </w:style>
  <w:style w:type="character" w:styleId="PageNumber">
    <w:name w:val="page number"/>
    <w:basedOn w:val="DefaultParagraphFont"/>
    <w:uiPriority w:val="99"/>
    <w:semiHidden/>
    <w:unhideWhenUsed/>
    <w:rsid w:val="0087581B"/>
  </w:style>
  <w:style w:type="character" w:styleId="UnresolvedMention">
    <w:name w:val="Unresolved Mention"/>
    <w:basedOn w:val="DefaultParagraphFont"/>
    <w:uiPriority w:val="99"/>
    <w:semiHidden/>
    <w:unhideWhenUsed/>
    <w:rsid w:val="00A56B41"/>
    <w:rPr>
      <w:color w:val="605E5C"/>
      <w:shd w:val="clear" w:color="auto" w:fill="E1DFDD"/>
    </w:rPr>
  </w:style>
  <w:style w:type="paragraph" w:customStyle="1" w:styleId="Compact">
    <w:name w:val="Compact"/>
    <w:basedOn w:val="BodyText"/>
    <w:qFormat/>
    <w:rsid w:val="006C3AA3"/>
    <w:pPr>
      <w:spacing w:before="36" w:after="36"/>
    </w:pPr>
    <w:rPr>
      <w:rFonts w:asciiTheme="minorHAnsi" w:eastAsiaTheme="minorHAnsi" w:hAnsiTheme="minorHAnsi" w:cstheme="minorBidi"/>
      <w:lang w:eastAsia="en-US"/>
    </w:rPr>
  </w:style>
  <w:style w:type="table" w:customStyle="1" w:styleId="Table">
    <w:name w:val="Table"/>
    <w:semiHidden/>
    <w:unhideWhenUsed/>
    <w:qFormat/>
    <w:rsid w:val="006C3AA3"/>
    <w:pPr>
      <w:spacing w:line="240" w:lineRule="auto"/>
    </w:pPr>
    <w:rPr>
      <w:rFonts w:eastAsiaTheme="minorHAnsi"/>
      <w:sz w:val="24"/>
      <w:szCs w:val="24"/>
      <w:lang w:eastAsia="ja-JP"/>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FirstParagraph">
    <w:name w:val="First Paragraph"/>
    <w:basedOn w:val="BodyText"/>
    <w:next w:val="BodyText"/>
    <w:qFormat/>
    <w:rsid w:val="002B6254"/>
    <w:pPr>
      <w:spacing w:before="180" w:after="180"/>
    </w:pPr>
    <w:rPr>
      <w:rFonts w:asciiTheme="minorHAnsi" w:eastAsiaTheme="minorHAnsi" w:hAnsiTheme="minorHAnsi" w:cstheme="minorBidi"/>
      <w:lang w:eastAsia="en-US"/>
    </w:rPr>
  </w:style>
  <w:style w:type="paragraph" w:customStyle="1" w:styleId="Author">
    <w:name w:val="Author"/>
    <w:next w:val="BodyText"/>
    <w:qFormat/>
    <w:rsid w:val="002B6254"/>
    <w:pPr>
      <w:keepNext/>
      <w:keepLines/>
      <w:spacing w:line="240" w:lineRule="auto"/>
      <w:jc w:val="center"/>
    </w:pPr>
    <w:rPr>
      <w:rFonts w:eastAsiaTheme="minorHAnsi"/>
      <w:sz w:val="24"/>
      <w:szCs w:val="24"/>
    </w:rPr>
  </w:style>
  <w:style w:type="paragraph" w:styleId="Date">
    <w:name w:val="Date"/>
    <w:next w:val="BodyText"/>
    <w:link w:val="DateChar"/>
    <w:qFormat/>
    <w:rsid w:val="002B6254"/>
    <w:pPr>
      <w:keepNext/>
      <w:keepLines/>
      <w:spacing w:line="240" w:lineRule="auto"/>
      <w:jc w:val="center"/>
    </w:pPr>
    <w:rPr>
      <w:rFonts w:eastAsiaTheme="minorHAnsi"/>
      <w:sz w:val="24"/>
      <w:szCs w:val="24"/>
    </w:rPr>
  </w:style>
  <w:style w:type="character" w:customStyle="1" w:styleId="DateChar">
    <w:name w:val="Date Char"/>
    <w:basedOn w:val="DefaultParagraphFont"/>
    <w:link w:val="Date"/>
    <w:rsid w:val="002B6254"/>
    <w:rPr>
      <w:rFonts w:eastAsiaTheme="minorHAnsi"/>
      <w:sz w:val="24"/>
      <w:szCs w:val="24"/>
    </w:rPr>
  </w:style>
  <w:style w:type="paragraph" w:customStyle="1" w:styleId="AbstractTitle">
    <w:name w:val="Abstract Title"/>
    <w:basedOn w:val="Normal"/>
    <w:next w:val="Abstract"/>
    <w:qFormat/>
    <w:rsid w:val="002B6254"/>
    <w:pPr>
      <w:keepNext/>
      <w:keepLines/>
      <w:spacing w:before="300"/>
      <w:jc w:val="center"/>
    </w:pPr>
    <w:rPr>
      <w:rFonts w:asciiTheme="minorHAnsi" w:eastAsiaTheme="minorHAnsi" w:hAnsiTheme="minorHAnsi" w:cstheme="minorBidi"/>
      <w:b/>
      <w:sz w:val="20"/>
      <w:szCs w:val="20"/>
      <w:lang w:eastAsia="en-US"/>
    </w:rPr>
  </w:style>
  <w:style w:type="paragraph" w:customStyle="1" w:styleId="Abstract">
    <w:name w:val="Abstract"/>
    <w:basedOn w:val="Normal"/>
    <w:next w:val="BodyText"/>
    <w:qFormat/>
    <w:rsid w:val="002B6254"/>
    <w:pPr>
      <w:keepNext/>
      <w:keepLines/>
      <w:spacing w:before="100" w:after="300"/>
    </w:pPr>
    <w:rPr>
      <w:rFonts w:asciiTheme="minorHAnsi" w:eastAsiaTheme="minorHAnsi" w:hAnsiTheme="minorHAnsi" w:cstheme="minorBidi"/>
      <w:sz w:val="20"/>
      <w:szCs w:val="20"/>
      <w:lang w:eastAsia="en-US"/>
    </w:rPr>
  </w:style>
  <w:style w:type="paragraph" w:styleId="Bibliography">
    <w:name w:val="Bibliography"/>
    <w:basedOn w:val="Normal"/>
    <w:qFormat/>
    <w:rsid w:val="002B6254"/>
    <w:pPr>
      <w:spacing w:after="200"/>
    </w:pPr>
    <w:rPr>
      <w:rFonts w:asciiTheme="minorHAnsi" w:eastAsiaTheme="minorHAnsi" w:hAnsiTheme="minorHAnsi" w:cstheme="minorBidi"/>
      <w:lang w:eastAsia="en-US"/>
    </w:rPr>
  </w:style>
  <w:style w:type="paragraph" w:styleId="BlockText">
    <w:name w:val="Block Text"/>
    <w:basedOn w:val="BodyText"/>
    <w:next w:val="BodyText"/>
    <w:uiPriority w:val="9"/>
    <w:unhideWhenUsed/>
    <w:qFormat/>
    <w:rsid w:val="002B6254"/>
    <w:pPr>
      <w:spacing w:before="100" w:after="100"/>
      <w:ind w:left="480" w:right="480"/>
    </w:pPr>
    <w:rPr>
      <w:rFonts w:asciiTheme="minorHAnsi" w:eastAsiaTheme="minorHAnsi" w:hAnsiTheme="minorHAnsi" w:cstheme="minorBidi"/>
      <w:lang w:eastAsia="en-US"/>
    </w:rPr>
  </w:style>
  <w:style w:type="paragraph" w:styleId="FootnoteText">
    <w:name w:val="footnote text"/>
    <w:basedOn w:val="Normal"/>
    <w:link w:val="FootnoteTextChar"/>
    <w:uiPriority w:val="9"/>
    <w:unhideWhenUsed/>
    <w:qFormat/>
    <w:rsid w:val="002B6254"/>
    <w:pPr>
      <w:spacing w:after="200"/>
    </w:pPr>
    <w:rPr>
      <w:rFonts w:asciiTheme="minorHAnsi" w:eastAsiaTheme="minorHAnsi" w:hAnsiTheme="minorHAnsi" w:cstheme="minorBidi"/>
      <w:lang w:eastAsia="en-US"/>
    </w:rPr>
  </w:style>
  <w:style w:type="character" w:customStyle="1" w:styleId="FootnoteTextChar">
    <w:name w:val="Footnote Text Char"/>
    <w:basedOn w:val="DefaultParagraphFont"/>
    <w:link w:val="FootnoteText"/>
    <w:uiPriority w:val="9"/>
    <w:rsid w:val="002B6254"/>
    <w:rPr>
      <w:rFonts w:eastAsiaTheme="minorHAnsi"/>
      <w:sz w:val="24"/>
      <w:szCs w:val="24"/>
    </w:rPr>
  </w:style>
  <w:style w:type="paragraph" w:customStyle="1" w:styleId="FootnoteBlockText">
    <w:name w:val="Footnote Block Text"/>
    <w:basedOn w:val="FootnoteText"/>
    <w:next w:val="FootnoteText"/>
    <w:uiPriority w:val="9"/>
    <w:unhideWhenUsed/>
    <w:qFormat/>
    <w:rsid w:val="002B6254"/>
    <w:pPr>
      <w:spacing w:before="100" w:after="100"/>
      <w:ind w:left="480" w:right="480"/>
    </w:pPr>
  </w:style>
  <w:style w:type="paragraph" w:customStyle="1" w:styleId="DefinitionTerm">
    <w:name w:val="Definition Term"/>
    <w:basedOn w:val="Normal"/>
    <w:next w:val="Definition"/>
    <w:rsid w:val="002B6254"/>
    <w:pPr>
      <w:keepNext/>
      <w:keepLines/>
    </w:pPr>
    <w:rPr>
      <w:rFonts w:asciiTheme="minorHAnsi" w:eastAsiaTheme="minorHAnsi" w:hAnsiTheme="minorHAnsi" w:cstheme="minorBidi"/>
      <w:b/>
      <w:lang w:eastAsia="en-US"/>
    </w:rPr>
  </w:style>
  <w:style w:type="paragraph" w:customStyle="1" w:styleId="Definition">
    <w:name w:val="Definition"/>
    <w:basedOn w:val="Normal"/>
    <w:rsid w:val="002B6254"/>
    <w:pPr>
      <w:spacing w:after="200"/>
    </w:pPr>
    <w:rPr>
      <w:rFonts w:asciiTheme="minorHAnsi" w:eastAsiaTheme="minorHAnsi" w:hAnsiTheme="minorHAnsi" w:cstheme="minorBidi"/>
      <w:lang w:eastAsia="en-US"/>
    </w:rPr>
  </w:style>
  <w:style w:type="paragraph" w:customStyle="1" w:styleId="TableCaption">
    <w:name w:val="Table Caption"/>
    <w:basedOn w:val="Caption"/>
    <w:rsid w:val="002B6254"/>
    <w:pPr>
      <w:keepNext/>
      <w:spacing w:after="120"/>
    </w:pPr>
    <w:rPr>
      <w:rFonts w:asciiTheme="minorHAnsi" w:eastAsiaTheme="minorHAnsi" w:hAnsiTheme="minorHAnsi" w:cstheme="minorBidi"/>
      <w:b w:val="0"/>
      <w:bCs w:val="0"/>
      <w:i/>
      <w:color w:val="auto"/>
      <w:sz w:val="24"/>
      <w:szCs w:val="24"/>
      <w:lang w:eastAsia="en-US"/>
    </w:rPr>
  </w:style>
  <w:style w:type="paragraph" w:customStyle="1" w:styleId="ImageCaption">
    <w:name w:val="Image Caption"/>
    <w:basedOn w:val="Caption"/>
    <w:rsid w:val="002B6254"/>
    <w:pPr>
      <w:spacing w:after="120"/>
    </w:pPr>
    <w:rPr>
      <w:rFonts w:asciiTheme="minorHAnsi" w:eastAsiaTheme="minorHAnsi" w:hAnsiTheme="minorHAnsi" w:cstheme="minorBidi"/>
      <w:b w:val="0"/>
      <w:bCs w:val="0"/>
      <w:i/>
      <w:color w:val="auto"/>
      <w:sz w:val="24"/>
      <w:szCs w:val="24"/>
      <w:lang w:eastAsia="en-US"/>
    </w:rPr>
  </w:style>
  <w:style w:type="paragraph" w:customStyle="1" w:styleId="Figure">
    <w:name w:val="Figure"/>
    <w:basedOn w:val="Normal"/>
    <w:rsid w:val="002B6254"/>
    <w:pPr>
      <w:spacing w:after="200"/>
    </w:pPr>
    <w:rPr>
      <w:rFonts w:asciiTheme="minorHAnsi" w:eastAsiaTheme="minorHAnsi" w:hAnsiTheme="minorHAnsi" w:cstheme="minorBidi"/>
      <w:lang w:eastAsia="en-US"/>
    </w:rPr>
  </w:style>
  <w:style w:type="paragraph" w:customStyle="1" w:styleId="CaptionedFigure">
    <w:name w:val="Captioned Figure"/>
    <w:basedOn w:val="Figure"/>
    <w:rsid w:val="002B6254"/>
    <w:pPr>
      <w:keepNext/>
    </w:pPr>
  </w:style>
  <w:style w:type="character" w:customStyle="1" w:styleId="CaptionChar">
    <w:name w:val="Caption Char"/>
    <w:basedOn w:val="DefaultParagraphFont"/>
    <w:link w:val="Caption"/>
    <w:uiPriority w:val="35"/>
    <w:rsid w:val="002B6254"/>
    <w:rPr>
      <w:rFonts w:ascii="Times New Roman" w:eastAsia="Times New Roman" w:hAnsi="Times New Roman" w:cs="Times New Roman"/>
      <w:b/>
      <w:bCs/>
      <w:color w:val="4F81BD" w:themeColor="accent1"/>
      <w:sz w:val="18"/>
      <w:szCs w:val="18"/>
      <w:lang w:eastAsia="zh-TW"/>
    </w:rPr>
  </w:style>
  <w:style w:type="character" w:customStyle="1" w:styleId="VerbatimChar">
    <w:name w:val="Verbatim Char"/>
    <w:basedOn w:val="CaptionChar"/>
    <w:link w:val="SourceCode"/>
    <w:rsid w:val="002B6254"/>
    <w:rPr>
      <w:rFonts w:ascii="Consolas" w:eastAsia="Times New Roman" w:hAnsi="Consolas" w:cs="Times New Roman"/>
      <w:b/>
      <w:bCs/>
      <w:color w:val="4F81BD" w:themeColor="accent1"/>
      <w:sz w:val="18"/>
      <w:szCs w:val="18"/>
      <w:lang w:eastAsia="zh-TW"/>
    </w:rPr>
  </w:style>
  <w:style w:type="character" w:customStyle="1" w:styleId="SectionNumber">
    <w:name w:val="Section Number"/>
    <w:basedOn w:val="CaptionChar"/>
    <w:rsid w:val="002B6254"/>
    <w:rPr>
      <w:rFonts w:ascii="Times New Roman" w:eastAsia="Times New Roman" w:hAnsi="Times New Roman" w:cs="Times New Roman"/>
      <w:b/>
      <w:bCs/>
      <w:color w:val="4F81BD" w:themeColor="accent1"/>
      <w:sz w:val="18"/>
      <w:szCs w:val="18"/>
      <w:lang w:eastAsia="zh-TW"/>
    </w:rPr>
  </w:style>
  <w:style w:type="character" w:styleId="FootnoteReference">
    <w:name w:val="footnote reference"/>
    <w:basedOn w:val="CaptionChar"/>
    <w:rsid w:val="002B6254"/>
    <w:rPr>
      <w:rFonts w:ascii="Times New Roman" w:eastAsia="Times New Roman" w:hAnsi="Times New Roman" w:cs="Times New Roman"/>
      <w:b/>
      <w:bCs/>
      <w:color w:val="4F81BD" w:themeColor="accent1"/>
      <w:sz w:val="18"/>
      <w:szCs w:val="18"/>
      <w:vertAlign w:val="superscript"/>
      <w:lang w:eastAsia="zh-TW"/>
    </w:rPr>
  </w:style>
  <w:style w:type="paragraph" w:customStyle="1" w:styleId="SourceCode">
    <w:name w:val="Source Code"/>
    <w:basedOn w:val="Normal"/>
    <w:link w:val="VerbatimChar"/>
    <w:rsid w:val="002B6254"/>
    <w:pPr>
      <w:wordWrap w:val="0"/>
      <w:spacing w:after="200"/>
    </w:pPr>
    <w:rPr>
      <w:rFonts w:ascii="Consolas" w:hAnsi="Consolas"/>
      <w:b/>
      <w:bCs/>
      <w:color w:val="4F81BD" w:themeColor="accent1"/>
      <w:sz w:val="22"/>
      <w:szCs w:val="18"/>
    </w:rPr>
  </w:style>
  <w:style w:type="character" w:customStyle="1" w:styleId="KeywordTok">
    <w:name w:val="KeywordTok"/>
    <w:basedOn w:val="VerbatimChar"/>
    <w:rsid w:val="002B6254"/>
    <w:rPr>
      <w:rFonts w:ascii="Consolas" w:eastAsia="Times New Roman" w:hAnsi="Consolas" w:cs="Times New Roman"/>
      <w:b w:val="0"/>
      <w:bCs/>
      <w:color w:val="007020"/>
      <w:sz w:val="18"/>
      <w:szCs w:val="18"/>
      <w:lang w:eastAsia="zh-TW"/>
    </w:rPr>
  </w:style>
  <w:style w:type="character" w:customStyle="1" w:styleId="DataTypeTok">
    <w:name w:val="DataTypeTok"/>
    <w:basedOn w:val="VerbatimChar"/>
    <w:rsid w:val="002B6254"/>
    <w:rPr>
      <w:rFonts w:ascii="Consolas" w:eastAsia="Times New Roman" w:hAnsi="Consolas" w:cs="Times New Roman"/>
      <w:b/>
      <w:bCs/>
      <w:color w:val="902000"/>
      <w:sz w:val="18"/>
      <w:szCs w:val="18"/>
      <w:lang w:eastAsia="zh-TW"/>
    </w:rPr>
  </w:style>
  <w:style w:type="character" w:customStyle="1" w:styleId="DecValTok">
    <w:name w:val="DecValTok"/>
    <w:basedOn w:val="VerbatimChar"/>
    <w:rsid w:val="002B6254"/>
    <w:rPr>
      <w:rFonts w:ascii="Consolas" w:eastAsia="Times New Roman" w:hAnsi="Consolas" w:cs="Times New Roman"/>
      <w:b/>
      <w:bCs/>
      <w:color w:val="40A070"/>
      <w:sz w:val="18"/>
      <w:szCs w:val="18"/>
      <w:lang w:eastAsia="zh-TW"/>
    </w:rPr>
  </w:style>
  <w:style w:type="character" w:customStyle="1" w:styleId="BaseNTok">
    <w:name w:val="BaseNTok"/>
    <w:basedOn w:val="VerbatimChar"/>
    <w:rsid w:val="002B6254"/>
    <w:rPr>
      <w:rFonts w:ascii="Consolas" w:eastAsia="Times New Roman" w:hAnsi="Consolas" w:cs="Times New Roman"/>
      <w:b/>
      <w:bCs/>
      <w:color w:val="40A070"/>
      <w:sz w:val="18"/>
      <w:szCs w:val="18"/>
      <w:lang w:eastAsia="zh-TW"/>
    </w:rPr>
  </w:style>
  <w:style w:type="character" w:customStyle="1" w:styleId="FloatTok">
    <w:name w:val="FloatTok"/>
    <w:basedOn w:val="VerbatimChar"/>
    <w:rsid w:val="002B6254"/>
    <w:rPr>
      <w:rFonts w:ascii="Consolas" w:eastAsia="Times New Roman" w:hAnsi="Consolas" w:cs="Times New Roman"/>
      <w:b/>
      <w:bCs/>
      <w:color w:val="40A070"/>
      <w:sz w:val="18"/>
      <w:szCs w:val="18"/>
      <w:lang w:eastAsia="zh-TW"/>
    </w:rPr>
  </w:style>
  <w:style w:type="character" w:customStyle="1" w:styleId="ConstantTok">
    <w:name w:val="ConstantTok"/>
    <w:basedOn w:val="VerbatimChar"/>
    <w:rsid w:val="002B6254"/>
    <w:rPr>
      <w:rFonts w:ascii="Consolas" w:eastAsia="Times New Roman" w:hAnsi="Consolas" w:cs="Times New Roman"/>
      <w:b/>
      <w:bCs/>
      <w:color w:val="880000"/>
      <w:sz w:val="18"/>
      <w:szCs w:val="18"/>
      <w:lang w:eastAsia="zh-TW"/>
    </w:rPr>
  </w:style>
  <w:style w:type="character" w:customStyle="1" w:styleId="CharTok">
    <w:name w:val="CharTok"/>
    <w:basedOn w:val="VerbatimChar"/>
    <w:rsid w:val="002B6254"/>
    <w:rPr>
      <w:rFonts w:ascii="Consolas" w:eastAsia="Times New Roman" w:hAnsi="Consolas" w:cs="Times New Roman"/>
      <w:b/>
      <w:bCs/>
      <w:color w:val="4070A0"/>
      <w:sz w:val="18"/>
      <w:szCs w:val="18"/>
      <w:lang w:eastAsia="zh-TW"/>
    </w:rPr>
  </w:style>
  <w:style w:type="character" w:customStyle="1" w:styleId="SpecialCharTok">
    <w:name w:val="SpecialCharTok"/>
    <w:basedOn w:val="VerbatimChar"/>
    <w:rsid w:val="002B6254"/>
    <w:rPr>
      <w:rFonts w:ascii="Consolas" w:eastAsia="Times New Roman" w:hAnsi="Consolas" w:cs="Times New Roman"/>
      <w:b/>
      <w:bCs/>
      <w:color w:val="4070A0"/>
      <w:sz w:val="18"/>
      <w:szCs w:val="18"/>
      <w:lang w:eastAsia="zh-TW"/>
    </w:rPr>
  </w:style>
  <w:style w:type="character" w:customStyle="1" w:styleId="StringTok">
    <w:name w:val="StringTok"/>
    <w:basedOn w:val="VerbatimChar"/>
    <w:rsid w:val="002B6254"/>
    <w:rPr>
      <w:rFonts w:ascii="Consolas" w:eastAsia="Times New Roman" w:hAnsi="Consolas" w:cs="Times New Roman"/>
      <w:b/>
      <w:bCs/>
      <w:color w:val="4070A0"/>
      <w:sz w:val="18"/>
      <w:szCs w:val="18"/>
      <w:lang w:eastAsia="zh-TW"/>
    </w:rPr>
  </w:style>
  <w:style w:type="character" w:customStyle="1" w:styleId="VerbatimStringTok">
    <w:name w:val="VerbatimStringTok"/>
    <w:basedOn w:val="VerbatimChar"/>
    <w:rsid w:val="002B6254"/>
    <w:rPr>
      <w:rFonts w:ascii="Consolas" w:eastAsia="Times New Roman" w:hAnsi="Consolas" w:cs="Times New Roman"/>
      <w:b/>
      <w:bCs/>
      <w:color w:val="4070A0"/>
      <w:sz w:val="18"/>
      <w:szCs w:val="18"/>
      <w:lang w:eastAsia="zh-TW"/>
    </w:rPr>
  </w:style>
  <w:style w:type="character" w:customStyle="1" w:styleId="SpecialStringTok">
    <w:name w:val="SpecialStringTok"/>
    <w:basedOn w:val="VerbatimChar"/>
    <w:rsid w:val="002B6254"/>
    <w:rPr>
      <w:rFonts w:ascii="Consolas" w:eastAsia="Times New Roman" w:hAnsi="Consolas" w:cs="Times New Roman"/>
      <w:b/>
      <w:bCs/>
      <w:color w:val="BB6688"/>
      <w:sz w:val="18"/>
      <w:szCs w:val="18"/>
      <w:lang w:eastAsia="zh-TW"/>
    </w:rPr>
  </w:style>
  <w:style w:type="character" w:customStyle="1" w:styleId="ImportTok">
    <w:name w:val="ImportTok"/>
    <w:basedOn w:val="VerbatimChar"/>
    <w:rsid w:val="002B6254"/>
    <w:rPr>
      <w:rFonts w:ascii="Consolas" w:eastAsia="Times New Roman" w:hAnsi="Consolas" w:cs="Times New Roman"/>
      <w:b w:val="0"/>
      <w:bCs/>
      <w:color w:val="008000"/>
      <w:sz w:val="18"/>
      <w:szCs w:val="18"/>
      <w:lang w:eastAsia="zh-TW"/>
    </w:rPr>
  </w:style>
  <w:style w:type="character" w:customStyle="1" w:styleId="CommentTok">
    <w:name w:val="CommentTok"/>
    <w:basedOn w:val="VerbatimChar"/>
    <w:rsid w:val="002B6254"/>
    <w:rPr>
      <w:rFonts w:ascii="Consolas" w:eastAsia="Times New Roman" w:hAnsi="Consolas" w:cs="Times New Roman"/>
      <w:b/>
      <w:bCs/>
      <w:i/>
      <w:color w:val="60A0B0"/>
      <w:sz w:val="18"/>
      <w:szCs w:val="18"/>
      <w:lang w:eastAsia="zh-TW"/>
    </w:rPr>
  </w:style>
  <w:style w:type="character" w:customStyle="1" w:styleId="DocumentationTok">
    <w:name w:val="DocumentationTok"/>
    <w:basedOn w:val="VerbatimChar"/>
    <w:rsid w:val="002B6254"/>
    <w:rPr>
      <w:rFonts w:ascii="Consolas" w:eastAsia="Times New Roman" w:hAnsi="Consolas" w:cs="Times New Roman"/>
      <w:b/>
      <w:bCs/>
      <w:i/>
      <w:color w:val="BA2121"/>
      <w:sz w:val="18"/>
      <w:szCs w:val="18"/>
      <w:lang w:eastAsia="zh-TW"/>
    </w:rPr>
  </w:style>
  <w:style w:type="character" w:customStyle="1" w:styleId="AnnotationTok">
    <w:name w:val="AnnotationTok"/>
    <w:basedOn w:val="VerbatimChar"/>
    <w:rsid w:val="002B6254"/>
    <w:rPr>
      <w:rFonts w:ascii="Consolas" w:eastAsia="Times New Roman" w:hAnsi="Consolas" w:cs="Times New Roman"/>
      <w:b w:val="0"/>
      <w:bCs/>
      <w:i/>
      <w:color w:val="60A0B0"/>
      <w:sz w:val="18"/>
      <w:szCs w:val="18"/>
      <w:lang w:eastAsia="zh-TW"/>
    </w:rPr>
  </w:style>
  <w:style w:type="character" w:customStyle="1" w:styleId="CommentVarTok">
    <w:name w:val="CommentVarTok"/>
    <w:basedOn w:val="VerbatimChar"/>
    <w:rsid w:val="002B6254"/>
    <w:rPr>
      <w:rFonts w:ascii="Consolas" w:eastAsia="Times New Roman" w:hAnsi="Consolas" w:cs="Times New Roman"/>
      <w:b w:val="0"/>
      <w:bCs/>
      <w:i/>
      <w:color w:val="60A0B0"/>
      <w:sz w:val="18"/>
      <w:szCs w:val="18"/>
      <w:lang w:eastAsia="zh-TW"/>
    </w:rPr>
  </w:style>
  <w:style w:type="character" w:customStyle="1" w:styleId="OtherTok">
    <w:name w:val="OtherTok"/>
    <w:basedOn w:val="VerbatimChar"/>
    <w:rsid w:val="002B6254"/>
    <w:rPr>
      <w:rFonts w:ascii="Consolas" w:eastAsia="Times New Roman" w:hAnsi="Consolas" w:cs="Times New Roman"/>
      <w:b/>
      <w:bCs/>
      <w:color w:val="007020"/>
      <w:sz w:val="18"/>
      <w:szCs w:val="18"/>
      <w:lang w:eastAsia="zh-TW"/>
    </w:rPr>
  </w:style>
  <w:style w:type="character" w:customStyle="1" w:styleId="FunctionTok">
    <w:name w:val="FunctionTok"/>
    <w:basedOn w:val="VerbatimChar"/>
    <w:rsid w:val="002B6254"/>
    <w:rPr>
      <w:rFonts w:ascii="Consolas" w:eastAsia="Times New Roman" w:hAnsi="Consolas" w:cs="Times New Roman"/>
      <w:b/>
      <w:bCs/>
      <w:color w:val="06287E"/>
      <w:sz w:val="18"/>
      <w:szCs w:val="18"/>
      <w:lang w:eastAsia="zh-TW"/>
    </w:rPr>
  </w:style>
  <w:style w:type="character" w:customStyle="1" w:styleId="VariableTok">
    <w:name w:val="VariableTok"/>
    <w:basedOn w:val="VerbatimChar"/>
    <w:rsid w:val="002B6254"/>
    <w:rPr>
      <w:rFonts w:ascii="Consolas" w:eastAsia="Times New Roman" w:hAnsi="Consolas" w:cs="Times New Roman"/>
      <w:b/>
      <w:bCs/>
      <w:color w:val="19177C"/>
      <w:sz w:val="18"/>
      <w:szCs w:val="18"/>
      <w:lang w:eastAsia="zh-TW"/>
    </w:rPr>
  </w:style>
  <w:style w:type="character" w:customStyle="1" w:styleId="ControlFlowTok">
    <w:name w:val="ControlFlowTok"/>
    <w:basedOn w:val="VerbatimChar"/>
    <w:rsid w:val="002B6254"/>
    <w:rPr>
      <w:rFonts w:ascii="Consolas" w:eastAsia="Times New Roman" w:hAnsi="Consolas" w:cs="Times New Roman"/>
      <w:b w:val="0"/>
      <w:bCs/>
      <w:color w:val="007020"/>
      <w:sz w:val="18"/>
      <w:szCs w:val="18"/>
      <w:lang w:eastAsia="zh-TW"/>
    </w:rPr>
  </w:style>
  <w:style w:type="character" w:customStyle="1" w:styleId="OperatorTok">
    <w:name w:val="OperatorTok"/>
    <w:basedOn w:val="VerbatimChar"/>
    <w:rsid w:val="002B6254"/>
    <w:rPr>
      <w:rFonts w:ascii="Consolas" w:eastAsia="Times New Roman" w:hAnsi="Consolas" w:cs="Times New Roman"/>
      <w:b/>
      <w:bCs/>
      <w:color w:val="666666"/>
      <w:sz w:val="18"/>
      <w:szCs w:val="18"/>
      <w:lang w:eastAsia="zh-TW"/>
    </w:rPr>
  </w:style>
  <w:style w:type="character" w:customStyle="1" w:styleId="BuiltInTok">
    <w:name w:val="BuiltInTok"/>
    <w:basedOn w:val="VerbatimChar"/>
    <w:rsid w:val="002B6254"/>
    <w:rPr>
      <w:rFonts w:ascii="Consolas" w:eastAsia="Times New Roman" w:hAnsi="Consolas" w:cs="Times New Roman"/>
      <w:b/>
      <w:bCs/>
      <w:color w:val="008000"/>
      <w:sz w:val="18"/>
      <w:szCs w:val="18"/>
      <w:lang w:eastAsia="zh-TW"/>
    </w:rPr>
  </w:style>
  <w:style w:type="character" w:customStyle="1" w:styleId="ExtensionTok">
    <w:name w:val="ExtensionTok"/>
    <w:basedOn w:val="VerbatimChar"/>
    <w:rsid w:val="002B6254"/>
    <w:rPr>
      <w:rFonts w:ascii="Consolas" w:eastAsia="Times New Roman" w:hAnsi="Consolas" w:cs="Times New Roman"/>
      <w:b/>
      <w:bCs/>
      <w:color w:val="4F81BD" w:themeColor="accent1"/>
      <w:sz w:val="18"/>
      <w:szCs w:val="18"/>
      <w:lang w:eastAsia="zh-TW"/>
    </w:rPr>
  </w:style>
  <w:style w:type="character" w:customStyle="1" w:styleId="PreprocessorTok">
    <w:name w:val="PreprocessorTok"/>
    <w:basedOn w:val="VerbatimChar"/>
    <w:rsid w:val="002B6254"/>
    <w:rPr>
      <w:rFonts w:ascii="Consolas" w:eastAsia="Times New Roman" w:hAnsi="Consolas" w:cs="Times New Roman"/>
      <w:b/>
      <w:bCs/>
      <w:color w:val="BC7A00"/>
      <w:sz w:val="18"/>
      <w:szCs w:val="18"/>
      <w:lang w:eastAsia="zh-TW"/>
    </w:rPr>
  </w:style>
  <w:style w:type="character" w:customStyle="1" w:styleId="AttributeTok">
    <w:name w:val="AttributeTok"/>
    <w:basedOn w:val="VerbatimChar"/>
    <w:rsid w:val="002B6254"/>
    <w:rPr>
      <w:rFonts w:ascii="Consolas" w:eastAsia="Times New Roman" w:hAnsi="Consolas" w:cs="Times New Roman"/>
      <w:b/>
      <w:bCs/>
      <w:color w:val="7D9029"/>
      <w:sz w:val="18"/>
      <w:szCs w:val="18"/>
      <w:lang w:eastAsia="zh-TW"/>
    </w:rPr>
  </w:style>
  <w:style w:type="character" w:customStyle="1" w:styleId="RegionMarkerTok">
    <w:name w:val="RegionMarkerTok"/>
    <w:basedOn w:val="VerbatimChar"/>
    <w:rsid w:val="002B6254"/>
    <w:rPr>
      <w:rFonts w:ascii="Consolas" w:eastAsia="Times New Roman" w:hAnsi="Consolas" w:cs="Times New Roman"/>
      <w:b/>
      <w:bCs/>
      <w:color w:val="4F81BD" w:themeColor="accent1"/>
      <w:sz w:val="18"/>
      <w:szCs w:val="18"/>
      <w:lang w:eastAsia="zh-TW"/>
    </w:rPr>
  </w:style>
  <w:style w:type="character" w:customStyle="1" w:styleId="InformationTok">
    <w:name w:val="InformationTok"/>
    <w:basedOn w:val="VerbatimChar"/>
    <w:rsid w:val="002B6254"/>
    <w:rPr>
      <w:rFonts w:ascii="Consolas" w:eastAsia="Times New Roman" w:hAnsi="Consolas" w:cs="Times New Roman"/>
      <w:b w:val="0"/>
      <w:bCs/>
      <w:i/>
      <w:color w:val="60A0B0"/>
      <w:sz w:val="18"/>
      <w:szCs w:val="18"/>
      <w:lang w:eastAsia="zh-TW"/>
    </w:rPr>
  </w:style>
  <w:style w:type="character" w:customStyle="1" w:styleId="WarningTok">
    <w:name w:val="WarningTok"/>
    <w:basedOn w:val="VerbatimChar"/>
    <w:rsid w:val="002B6254"/>
    <w:rPr>
      <w:rFonts w:ascii="Consolas" w:eastAsia="Times New Roman" w:hAnsi="Consolas" w:cs="Times New Roman"/>
      <w:b w:val="0"/>
      <w:bCs/>
      <w:i/>
      <w:color w:val="60A0B0"/>
      <w:sz w:val="18"/>
      <w:szCs w:val="18"/>
      <w:lang w:eastAsia="zh-TW"/>
    </w:rPr>
  </w:style>
  <w:style w:type="character" w:customStyle="1" w:styleId="AlertTok">
    <w:name w:val="AlertTok"/>
    <w:basedOn w:val="VerbatimChar"/>
    <w:rsid w:val="002B6254"/>
    <w:rPr>
      <w:rFonts w:ascii="Consolas" w:eastAsia="Times New Roman" w:hAnsi="Consolas" w:cs="Times New Roman"/>
      <w:b w:val="0"/>
      <w:bCs/>
      <w:color w:val="FF0000"/>
      <w:sz w:val="18"/>
      <w:szCs w:val="18"/>
      <w:lang w:eastAsia="zh-TW"/>
    </w:rPr>
  </w:style>
  <w:style w:type="character" w:customStyle="1" w:styleId="ErrorTok">
    <w:name w:val="ErrorTok"/>
    <w:basedOn w:val="VerbatimChar"/>
    <w:rsid w:val="002B6254"/>
    <w:rPr>
      <w:rFonts w:ascii="Consolas" w:eastAsia="Times New Roman" w:hAnsi="Consolas" w:cs="Times New Roman"/>
      <w:b w:val="0"/>
      <w:bCs/>
      <w:color w:val="FF0000"/>
      <w:sz w:val="18"/>
      <w:szCs w:val="18"/>
      <w:lang w:eastAsia="zh-TW"/>
    </w:rPr>
  </w:style>
  <w:style w:type="character" w:customStyle="1" w:styleId="NormalTok">
    <w:name w:val="NormalTok"/>
    <w:basedOn w:val="VerbatimChar"/>
    <w:rsid w:val="002B6254"/>
    <w:rPr>
      <w:rFonts w:ascii="Consolas" w:eastAsia="Times New Roman" w:hAnsi="Consolas" w:cs="Times New Roman"/>
      <w:b/>
      <w:bCs/>
      <w:color w:val="4F81BD" w:themeColor="accent1"/>
      <w:sz w:val="18"/>
      <w:szCs w:val="18"/>
      <w:lang w:eastAsia="zh-TW"/>
    </w:rPr>
  </w:style>
  <w:style w:type="character" w:styleId="FollowedHyperlink">
    <w:name w:val="FollowedHyperlink"/>
    <w:basedOn w:val="DefaultParagraphFont"/>
    <w:uiPriority w:val="99"/>
    <w:semiHidden/>
    <w:unhideWhenUsed/>
    <w:rsid w:val="002B6254"/>
    <w:rPr>
      <w:color w:val="800080" w:themeColor="followedHyperlink"/>
      <w:u w:val="single"/>
    </w:rPr>
  </w:style>
  <w:style w:type="paragraph" w:customStyle="1" w:styleId="EquationInput">
    <w:name w:val="Equation Input"/>
    <w:rsid w:val="00472EA2"/>
    <w:pPr>
      <w:spacing w:after="100"/>
      <w:ind w:left="403"/>
    </w:pPr>
    <w:rPr>
      <w:rFonts w:ascii="Courier New" w:hAnsi="Courier New"/>
      <w:color w:val="5A5A5A"/>
      <w:sz w:val="17"/>
    </w:rPr>
  </w:style>
  <w:style w:type="paragraph" w:customStyle="1" w:styleId="isselectedend">
    <w:name w:val="isselectedend"/>
    <w:basedOn w:val="Normal"/>
    <w:rsid w:val="003E3D81"/>
    <w:pPr>
      <w:spacing w:before="100" w:beforeAutospacing="1" w:after="100" w:afterAutospacing="1"/>
    </w:pPr>
  </w:style>
  <w:style w:type="character" w:customStyle="1" w:styleId="mopen">
    <w:name w:val="mopen"/>
    <w:basedOn w:val="DefaultParagraphFont"/>
    <w:rsid w:val="003E3D81"/>
  </w:style>
  <w:style w:type="character" w:customStyle="1" w:styleId="mord">
    <w:name w:val="mord"/>
    <w:basedOn w:val="DefaultParagraphFont"/>
    <w:rsid w:val="003E3D81"/>
  </w:style>
  <w:style w:type="character" w:customStyle="1" w:styleId="vlist-s">
    <w:name w:val="vlist-s"/>
    <w:basedOn w:val="DefaultParagraphFont"/>
    <w:rsid w:val="003E3D81"/>
  </w:style>
  <w:style w:type="character" w:customStyle="1" w:styleId="mclose">
    <w:name w:val="mclose"/>
    <w:basedOn w:val="DefaultParagraphFont"/>
    <w:rsid w:val="003E3D81"/>
  </w:style>
  <w:style w:type="character" w:styleId="HTMLCode">
    <w:name w:val="HTML Code"/>
    <w:basedOn w:val="DefaultParagraphFont"/>
    <w:uiPriority w:val="99"/>
    <w:semiHidden/>
    <w:unhideWhenUsed/>
    <w:rsid w:val="003E3D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286399">
      <w:bodyDiv w:val="1"/>
      <w:marLeft w:val="0"/>
      <w:marRight w:val="0"/>
      <w:marTop w:val="0"/>
      <w:marBottom w:val="0"/>
      <w:divBdr>
        <w:top w:val="none" w:sz="0" w:space="0" w:color="auto"/>
        <w:left w:val="none" w:sz="0" w:space="0" w:color="auto"/>
        <w:bottom w:val="none" w:sz="0" w:space="0" w:color="auto"/>
        <w:right w:val="none" w:sz="0" w:space="0" w:color="auto"/>
      </w:divBdr>
    </w:div>
    <w:div w:id="342367002">
      <w:bodyDiv w:val="1"/>
      <w:marLeft w:val="0"/>
      <w:marRight w:val="0"/>
      <w:marTop w:val="0"/>
      <w:marBottom w:val="0"/>
      <w:divBdr>
        <w:top w:val="none" w:sz="0" w:space="0" w:color="auto"/>
        <w:left w:val="none" w:sz="0" w:space="0" w:color="auto"/>
        <w:bottom w:val="none" w:sz="0" w:space="0" w:color="auto"/>
        <w:right w:val="none" w:sz="0" w:space="0" w:color="auto"/>
      </w:divBdr>
    </w:div>
    <w:div w:id="859316236">
      <w:bodyDiv w:val="1"/>
      <w:marLeft w:val="0"/>
      <w:marRight w:val="0"/>
      <w:marTop w:val="0"/>
      <w:marBottom w:val="0"/>
      <w:divBdr>
        <w:top w:val="none" w:sz="0" w:space="0" w:color="auto"/>
        <w:left w:val="none" w:sz="0" w:space="0" w:color="auto"/>
        <w:bottom w:val="none" w:sz="0" w:space="0" w:color="auto"/>
        <w:right w:val="none" w:sz="0" w:space="0" w:color="auto"/>
      </w:divBdr>
    </w:div>
    <w:div w:id="974020442">
      <w:bodyDiv w:val="1"/>
      <w:marLeft w:val="0"/>
      <w:marRight w:val="0"/>
      <w:marTop w:val="0"/>
      <w:marBottom w:val="0"/>
      <w:divBdr>
        <w:top w:val="none" w:sz="0" w:space="0" w:color="auto"/>
        <w:left w:val="none" w:sz="0" w:space="0" w:color="auto"/>
        <w:bottom w:val="none" w:sz="0" w:space="0" w:color="auto"/>
        <w:right w:val="none" w:sz="0" w:space="0" w:color="auto"/>
      </w:divBdr>
    </w:div>
    <w:div w:id="1040860539">
      <w:bodyDiv w:val="1"/>
      <w:marLeft w:val="0"/>
      <w:marRight w:val="0"/>
      <w:marTop w:val="0"/>
      <w:marBottom w:val="0"/>
      <w:divBdr>
        <w:top w:val="none" w:sz="0" w:space="0" w:color="auto"/>
        <w:left w:val="none" w:sz="0" w:space="0" w:color="auto"/>
        <w:bottom w:val="none" w:sz="0" w:space="0" w:color="auto"/>
        <w:right w:val="none" w:sz="0" w:space="0" w:color="auto"/>
      </w:divBdr>
    </w:div>
    <w:div w:id="20509091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github.com/LouisePo82/CSPTW-TN-DO-Multiobjective-Optimizatio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LouisePo82/CSPTW-TN-DO-Multiobjective-Optimization/releases/tag/final-report-evidence-v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www.sintef.no/projectweb/top/vrptw/100-customer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46</Pages>
  <Words>10088</Words>
  <Characters>57505</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67459</CharactersWithSpaces>
  <SharedDoc>false</SharedDoc>
  <HyperlinkBase/>
  <HLinks>
    <vt:vector size="420" baseType="variant">
      <vt:variant>
        <vt:i4>28</vt:i4>
      </vt:variant>
      <vt:variant>
        <vt:i4>411</vt:i4>
      </vt:variant>
      <vt:variant>
        <vt:i4>0</vt:i4>
      </vt:variant>
      <vt:variant>
        <vt:i4>5</vt:i4>
      </vt:variant>
      <vt:variant>
        <vt:lpwstr>https://github.com/LouisePo82/CSPTW-TN-DO-Multiobjective-Optimization</vt:lpwstr>
      </vt:variant>
      <vt:variant>
        <vt:lpwstr/>
      </vt:variant>
      <vt:variant>
        <vt:i4>6946933</vt:i4>
      </vt:variant>
      <vt:variant>
        <vt:i4>408</vt:i4>
      </vt:variant>
      <vt:variant>
        <vt:i4>0</vt:i4>
      </vt:variant>
      <vt:variant>
        <vt:i4>5</vt:i4>
      </vt:variant>
      <vt:variant>
        <vt:lpwstr>https://github.com/LouisePo82/CSPTW-TN-DO-Multiobjective-Optimization/releases/tag/final-report-evidence-v1</vt:lpwstr>
      </vt:variant>
      <vt:variant>
        <vt:lpwstr/>
      </vt:variant>
      <vt:variant>
        <vt:i4>65623</vt:i4>
      </vt:variant>
      <vt:variant>
        <vt:i4>405</vt:i4>
      </vt:variant>
      <vt:variant>
        <vt:i4>0</vt:i4>
      </vt:variant>
      <vt:variant>
        <vt:i4>5</vt:i4>
      </vt:variant>
      <vt:variant>
        <vt:lpwstr>https://www.sintef.no/projectweb/top/vrptw/100-customers/</vt:lpwstr>
      </vt:variant>
      <vt:variant>
        <vt:lpwstr/>
      </vt:variant>
      <vt:variant>
        <vt:i4>1048629</vt:i4>
      </vt:variant>
      <vt:variant>
        <vt:i4>398</vt:i4>
      </vt:variant>
      <vt:variant>
        <vt:i4>0</vt:i4>
      </vt:variant>
      <vt:variant>
        <vt:i4>5</vt:i4>
      </vt:variant>
      <vt:variant>
        <vt:lpwstr/>
      </vt:variant>
      <vt:variant>
        <vt:lpwstr>_Toc232010447</vt:lpwstr>
      </vt:variant>
      <vt:variant>
        <vt:i4>1048629</vt:i4>
      </vt:variant>
      <vt:variant>
        <vt:i4>392</vt:i4>
      </vt:variant>
      <vt:variant>
        <vt:i4>0</vt:i4>
      </vt:variant>
      <vt:variant>
        <vt:i4>5</vt:i4>
      </vt:variant>
      <vt:variant>
        <vt:lpwstr/>
      </vt:variant>
      <vt:variant>
        <vt:lpwstr>_Toc232010446</vt:lpwstr>
      </vt:variant>
      <vt:variant>
        <vt:i4>1048629</vt:i4>
      </vt:variant>
      <vt:variant>
        <vt:i4>386</vt:i4>
      </vt:variant>
      <vt:variant>
        <vt:i4>0</vt:i4>
      </vt:variant>
      <vt:variant>
        <vt:i4>5</vt:i4>
      </vt:variant>
      <vt:variant>
        <vt:lpwstr/>
      </vt:variant>
      <vt:variant>
        <vt:lpwstr>_Toc232010445</vt:lpwstr>
      </vt:variant>
      <vt:variant>
        <vt:i4>1048629</vt:i4>
      </vt:variant>
      <vt:variant>
        <vt:i4>380</vt:i4>
      </vt:variant>
      <vt:variant>
        <vt:i4>0</vt:i4>
      </vt:variant>
      <vt:variant>
        <vt:i4>5</vt:i4>
      </vt:variant>
      <vt:variant>
        <vt:lpwstr/>
      </vt:variant>
      <vt:variant>
        <vt:lpwstr>_Toc232010444</vt:lpwstr>
      </vt:variant>
      <vt:variant>
        <vt:i4>1048629</vt:i4>
      </vt:variant>
      <vt:variant>
        <vt:i4>374</vt:i4>
      </vt:variant>
      <vt:variant>
        <vt:i4>0</vt:i4>
      </vt:variant>
      <vt:variant>
        <vt:i4>5</vt:i4>
      </vt:variant>
      <vt:variant>
        <vt:lpwstr/>
      </vt:variant>
      <vt:variant>
        <vt:lpwstr>_Toc232010443</vt:lpwstr>
      </vt:variant>
      <vt:variant>
        <vt:i4>1048629</vt:i4>
      </vt:variant>
      <vt:variant>
        <vt:i4>368</vt:i4>
      </vt:variant>
      <vt:variant>
        <vt:i4>0</vt:i4>
      </vt:variant>
      <vt:variant>
        <vt:i4>5</vt:i4>
      </vt:variant>
      <vt:variant>
        <vt:lpwstr/>
      </vt:variant>
      <vt:variant>
        <vt:lpwstr>_Toc232010442</vt:lpwstr>
      </vt:variant>
      <vt:variant>
        <vt:i4>1048629</vt:i4>
      </vt:variant>
      <vt:variant>
        <vt:i4>362</vt:i4>
      </vt:variant>
      <vt:variant>
        <vt:i4>0</vt:i4>
      </vt:variant>
      <vt:variant>
        <vt:i4>5</vt:i4>
      </vt:variant>
      <vt:variant>
        <vt:lpwstr/>
      </vt:variant>
      <vt:variant>
        <vt:lpwstr>_Toc232010441</vt:lpwstr>
      </vt:variant>
      <vt:variant>
        <vt:i4>1048629</vt:i4>
      </vt:variant>
      <vt:variant>
        <vt:i4>356</vt:i4>
      </vt:variant>
      <vt:variant>
        <vt:i4>0</vt:i4>
      </vt:variant>
      <vt:variant>
        <vt:i4>5</vt:i4>
      </vt:variant>
      <vt:variant>
        <vt:lpwstr/>
      </vt:variant>
      <vt:variant>
        <vt:lpwstr>_Toc232010440</vt:lpwstr>
      </vt:variant>
      <vt:variant>
        <vt:i4>1507381</vt:i4>
      </vt:variant>
      <vt:variant>
        <vt:i4>350</vt:i4>
      </vt:variant>
      <vt:variant>
        <vt:i4>0</vt:i4>
      </vt:variant>
      <vt:variant>
        <vt:i4>5</vt:i4>
      </vt:variant>
      <vt:variant>
        <vt:lpwstr/>
      </vt:variant>
      <vt:variant>
        <vt:lpwstr>_Toc232010439</vt:lpwstr>
      </vt:variant>
      <vt:variant>
        <vt:i4>1507381</vt:i4>
      </vt:variant>
      <vt:variant>
        <vt:i4>344</vt:i4>
      </vt:variant>
      <vt:variant>
        <vt:i4>0</vt:i4>
      </vt:variant>
      <vt:variant>
        <vt:i4>5</vt:i4>
      </vt:variant>
      <vt:variant>
        <vt:lpwstr/>
      </vt:variant>
      <vt:variant>
        <vt:lpwstr>_Toc232010438</vt:lpwstr>
      </vt:variant>
      <vt:variant>
        <vt:i4>1507381</vt:i4>
      </vt:variant>
      <vt:variant>
        <vt:i4>338</vt:i4>
      </vt:variant>
      <vt:variant>
        <vt:i4>0</vt:i4>
      </vt:variant>
      <vt:variant>
        <vt:i4>5</vt:i4>
      </vt:variant>
      <vt:variant>
        <vt:lpwstr/>
      </vt:variant>
      <vt:variant>
        <vt:lpwstr>_Toc232010437</vt:lpwstr>
      </vt:variant>
      <vt:variant>
        <vt:i4>1507381</vt:i4>
      </vt:variant>
      <vt:variant>
        <vt:i4>332</vt:i4>
      </vt:variant>
      <vt:variant>
        <vt:i4>0</vt:i4>
      </vt:variant>
      <vt:variant>
        <vt:i4>5</vt:i4>
      </vt:variant>
      <vt:variant>
        <vt:lpwstr/>
      </vt:variant>
      <vt:variant>
        <vt:lpwstr>_Toc232010436</vt:lpwstr>
      </vt:variant>
      <vt:variant>
        <vt:i4>1507381</vt:i4>
      </vt:variant>
      <vt:variant>
        <vt:i4>326</vt:i4>
      </vt:variant>
      <vt:variant>
        <vt:i4>0</vt:i4>
      </vt:variant>
      <vt:variant>
        <vt:i4>5</vt:i4>
      </vt:variant>
      <vt:variant>
        <vt:lpwstr/>
      </vt:variant>
      <vt:variant>
        <vt:lpwstr>_Toc232010435</vt:lpwstr>
      </vt:variant>
      <vt:variant>
        <vt:i4>1507381</vt:i4>
      </vt:variant>
      <vt:variant>
        <vt:i4>320</vt:i4>
      </vt:variant>
      <vt:variant>
        <vt:i4>0</vt:i4>
      </vt:variant>
      <vt:variant>
        <vt:i4>5</vt:i4>
      </vt:variant>
      <vt:variant>
        <vt:lpwstr/>
      </vt:variant>
      <vt:variant>
        <vt:lpwstr>_Toc232010434</vt:lpwstr>
      </vt:variant>
      <vt:variant>
        <vt:i4>1507381</vt:i4>
      </vt:variant>
      <vt:variant>
        <vt:i4>314</vt:i4>
      </vt:variant>
      <vt:variant>
        <vt:i4>0</vt:i4>
      </vt:variant>
      <vt:variant>
        <vt:i4>5</vt:i4>
      </vt:variant>
      <vt:variant>
        <vt:lpwstr/>
      </vt:variant>
      <vt:variant>
        <vt:lpwstr>_Toc232010433</vt:lpwstr>
      </vt:variant>
      <vt:variant>
        <vt:i4>1507381</vt:i4>
      </vt:variant>
      <vt:variant>
        <vt:i4>308</vt:i4>
      </vt:variant>
      <vt:variant>
        <vt:i4>0</vt:i4>
      </vt:variant>
      <vt:variant>
        <vt:i4>5</vt:i4>
      </vt:variant>
      <vt:variant>
        <vt:lpwstr/>
      </vt:variant>
      <vt:variant>
        <vt:lpwstr>_Toc232010432</vt:lpwstr>
      </vt:variant>
      <vt:variant>
        <vt:i4>1507381</vt:i4>
      </vt:variant>
      <vt:variant>
        <vt:i4>302</vt:i4>
      </vt:variant>
      <vt:variant>
        <vt:i4>0</vt:i4>
      </vt:variant>
      <vt:variant>
        <vt:i4>5</vt:i4>
      </vt:variant>
      <vt:variant>
        <vt:lpwstr/>
      </vt:variant>
      <vt:variant>
        <vt:lpwstr>_Toc232010431</vt:lpwstr>
      </vt:variant>
      <vt:variant>
        <vt:i4>1507381</vt:i4>
      </vt:variant>
      <vt:variant>
        <vt:i4>296</vt:i4>
      </vt:variant>
      <vt:variant>
        <vt:i4>0</vt:i4>
      </vt:variant>
      <vt:variant>
        <vt:i4>5</vt:i4>
      </vt:variant>
      <vt:variant>
        <vt:lpwstr/>
      </vt:variant>
      <vt:variant>
        <vt:lpwstr>_Toc232010430</vt:lpwstr>
      </vt:variant>
      <vt:variant>
        <vt:i4>1441845</vt:i4>
      </vt:variant>
      <vt:variant>
        <vt:i4>290</vt:i4>
      </vt:variant>
      <vt:variant>
        <vt:i4>0</vt:i4>
      </vt:variant>
      <vt:variant>
        <vt:i4>5</vt:i4>
      </vt:variant>
      <vt:variant>
        <vt:lpwstr/>
      </vt:variant>
      <vt:variant>
        <vt:lpwstr>_Toc232010429</vt:lpwstr>
      </vt:variant>
      <vt:variant>
        <vt:i4>1441845</vt:i4>
      </vt:variant>
      <vt:variant>
        <vt:i4>284</vt:i4>
      </vt:variant>
      <vt:variant>
        <vt:i4>0</vt:i4>
      </vt:variant>
      <vt:variant>
        <vt:i4>5</vt:i4>
      </vt:variant>
      <vt:variant>
        <vt:lpwstr/>
      </vt:variant>
      <vt:variant>
        <vt:lpwstr>_Toc232010428</vt:lpwstr>
      </vt:variant>
      <vt:variant>
        <vt:i4>1441845</vt:i4>
      </vt:variant>
      <vt:variant>
        <vt:i4>278</vt:i4>
      </vt:variant>
      <vt:variant>
        <vt:i4>0</vt:i4>
      </vt:variant>
      <vt:variant>
        <vt:i4>5</vt:i4>
      </vt:variant>
      <vt:variant>
        <vt:lpwstr/>
      </vt:variant>
      <vt:variant>
        <vt:lpwstr>_Toc232010427</vt:lpwstr>
      </vt:variant>
      <vt:variant>
        <vt:i4>1441845</vt:i4>
      </vt:variant>
      <vt:variant>
        <vt:i4>272</vt:i4>
      </vt:variant>
      <vt:variant>
        <vt:i4>0</vt:i4>
      </vt:variant>
      <vt:variant>
        <vt:i4>5</vt:i4>
      </vt:variant>
      <vt:variant>
        <vt:lpwstr/>
      </vt:variant>
      <vt:variant>
        <vt:lpwstr>_Toc232010426</vt:lpwstr>
      </vt:variant>
      <vt:variant>
        <vt:i4>1441845</vt:i4>
      </vt:variant>
      <vt:variant>
        <vt:i4>266</vt:i4>
      </vt:variant>
      <vt:variant>
        <vt:i4>0</vt:i4>
      </vt:variant>
      <vt:variant>
        <vt:i4>5</vt:i4>
      </vt:variant>
      <vt:variant>
        <vt:lpwstr/>
      </vt:variant>
      <vt:variant>
        <vt:lpwstr>_Toc232010425</vt:lpwstr>
      </vt:variant>
      <vt:variant>
        <vt:i4>1441845</vt:i4>
      </vt:variant>
      <vt:variant>
        <vt:i4>260</vt:i4>
      </vt:variant>
      <vt:variant>
        <vt:i4>0</vt:i4>
      </vt:variant>
      <vt:variant>
        <vt:i4>5</vt:i4>
      </vt:variant>
      <vt:variant>
        <vt:lpwstr/>
      </vt:variant>
      <vt:variant>
        <vt:lpwstr>_Toc232010424</vt:lpwstr>
      </vt:variant>
      <vt:variant>
        <vt:i4>1441845</vt:i4>
      </vt:variant>
      <vt:variant>
        <vt:i4>254</vt:i4>
      </vt:variant>
      <vt:variant>
        <vt:i4>0</vt:i4>
      </vt:variant>
      <vt:variant>
        <vt:i4>5</vt:i4>
      </vt:variant>
      <vt:variant>
        <vt:lpwstr/>
      </vt:variant>
      <vt:variant>
        <vt:lpwstr>_Toc232010423</vt:lpwstr>
      </vt:variant>
      <vt:variant>
        <vt:i4>1441845</vt:i4>
      </vt:variant>
      <vt:variant>
        <vt:i4>248</vt:i4>
      </vt:variant>
      <vt:variant>
        <vt:i4>0</vt:i4>
      </vt:variant>
      <vt:variant>
        <vt:i4>5</vt:i4>
      </vt:variant>
      <vt:variant>
        <vt:lpwstr/>
      </vt:variant>
      <vt:variant>
        <vt:lpwstr>_Toc232010422</vt:lpwstr>
      </vt:variant>
      <vt:variant>
        <vt:i4>1441845</vt:i4>
      </vt:variant>
      <vt:variant>
        <vt:i4>242</vt:i4>
      </vt:variant>
      <vt:variant>
        <vt:i4>0</vt:i4>
      </vt:variant>
      <vt:variant>
        <vt:i4>5</vt:i4>
      </vt:variant>
      <vt:variant>
        <vt:lpwstr/>
      </vt:variant>
      <vt:variant>
        <vt:lpwstr>_Toc232010421</vt:lpwstr>
      </vt:variant>
      <vt:variant>
        <vt:i4>1441845</vt:i4>
      </vt:variant>
      <vt:variant>
        <vt:i4>236</vt:i4>
      </vt:variant>
      <vt:variant>
        <vt:i4>0</vt:i4>
      </vt:variant>
      <vt:variant>
        <vt:i4>5</vt:i4>
      </vt:variant>
      <vt:variant>
        <vt:lpwstr/>
      </vt:variant>
      <vt:variant>
        <vt:lpwstr>_Toc232010420</vt:lpwstr>
      </vt:variant>
      <vt:variant>
        <vt:i4>1376309</vt:i4>
      </vt:variant>
      <vt:variant>
        <vt:i4>230</vt:i4>
      </vt:variant>
      <vt:variant>
        <vt:i4>0</vt:i4>
      </vt:variant>
      <vt:variant>
        <vt:i4>5</vt:i4>
      </vt:variant>
      <vt:variant>
        <vt:lpwstr/>
      </vt:variant>
      <vt:variant>
        <vt:lpwstr>_Toc232010419</vt:lpwstr>
      </vt:variant>
      <vt:variant>
        <vt:i4>1376309</vt:i4>
      </vt:variant>
      <vt:variant>
        <vt:i4>224</vt:i4>
      </vt:variant>
      <vt:variant>
        <vt:i4>0</vt:i4>
      </vt:variant>
      <vt:variant>
        <vt:i4>5</vt:i4>
      </vt:variant>
      <vt:variant>
        <vt:lpwstr/>
      </vt:variant>
      <vt:variant>
        <vt:lpwstr>_Toc232010418</vt:lpwstr>
      </vt:variant>
      <vt:variant>
        <vt:i4>1376309</vt:i4>
      </vt:variant>
      <vt:variant>
        <vt:i4>218</vt:i4>
      </vt:variant>
      <vt:variant>
        <vt:i4>0</vt:i4>
      </vt:variant>
      <vt:variant>
        <vt:i4>5</vt:i4>
      </vt:variant>
      <vt:variant>
        <vt:lpwstr/>
      </vt:variant>
      <vt:variant>
        <vt:lpwstr>_Toc232010417</vt:lpwstr>
      </vt:variant>
      <vt:variant>
        <vt:i4>1376309</vt:i4>
      </vt:variant>
      <vt:variant>
        <vt:i4>212</vt:i4>
      </vt:variant>
      <vt:variant>
        <vt:i4>0</vt:i4>
      </vt:variant>
      <vt:variant>
        <vt:i4>5</vt:i4>
      </vt:variant>
      <vt:variant>
        <vt:lpwstr/>
      </vt:variant>
      <vt:variant>
        <vt:lpwstr>_Toc232010416</vt:lpwstr>
      </vt:variant>
      <vt:variant>
        <vt:i4>1376309</vt:i4>
      </vt:variant>
      <vt:variant>
        <vt:i4>206</vt:i4>
      </vt:variant>
      <vt:variant>
        <vt:i4>0</vt:i4>
      </vt:variant>
      <vt:variant>
        <vt:i4>5</vt:i4>
      </vt:variant>
      <vt:variant>
        <vt:lpwstr/>
      </vt:variant>
      <vt:variant>
        <vt:lpwstr>_Toc232010415</vt:lpwstr>
      </vt:variant>
      <vt:variant>
        <vt:i4>1376309</vt:i4>
      </vt:variant>
      <vt:variant>
        <vt:i4>200</vt:i4>
      </vt:variant>
      <vt:variant>
        <vt:i4>0</vt:i4>
      </vt:variant>
      <vt:variant>
        <vt:i4>5</vt:i4>
      </vt:variant>
      <vt:variant>
        <vt:lpwstr/>
      </vt:variant>
      <vt:variant>
        <vt:lpwstr>_Toc232010414</vt:lpwstr>
      </vt:variant>
      <vt:variant>
        <vt:i4>1376309</vt:i4>
      </vt:variant>
      <vt:variant>
        <vt:i4>194</vt:i4>
      </vt:variant>
      <vt:variant>
        <vt:i4>0</vt:i4>
      </vt:variant>
      <vt:variant>
        <vt:i4>5</vt:i4>
      </vt:variant>
      <vt:variant>
        <vt:lpwstr/>
      </vt:variant>
      <vt:variant>
        <vt:lpwstr>_Toc232010413</vt:lpwstr>
      </vt:variant>
      <vt:variant>
        <vt:i4>1376309</vt:i4>
      </vt:variant>
      <vt:variant>
        <vt:i4>188</vt:i4>
      </vt:variant>
      <vt:variant>
        <vt:i4>0</vt:i4>
      </vt:variant>
      <vt:variant>
        <vt:i4>5</vt:i4>
      </vt:variant>
      <vt:variant>
        <vt:lpwstr/>
      </vt:variant>
      <vt:variant>
        <vt:lpwstr>_Toc232010412</vt:lpwstr>
      </vt:variant>
      <vt:variant>
        <vt:i4>1376309</vt:i4>
      </vt:variant>
      <vt:variant>
        <vt:i4>182</vt:i4>
      </vt:variant>
      <vt:variant>
        <vt:i4>0</vt:i4>
      </vt:variant>
      <vt:variant>
        <vt:i4>5</vt:i4>
      </vt:variant>
      <vt:variant>
        <vt:lpwstr/>
      </vt:variant>
      <vt:variant>
        <vt:lpwstr>_Toc232010411</vt:lpwstr>
      </vt:variant>
      <vt:variant>
        <vt:i4>1376309</vt:i4>
      </vt:variant>
      <vt:variant>
        <vt:i4>176</vt:i4>
      </vt:variant>
      <vt:variant>
        <vt:i4>0</vt:i4>
      </vt:variant>
      <vt:variant>
        <vt:i4>5</vt:i4>
      </vt:variant>
      <vt:variant>
        <vt:lpwstr/>
      </vt:variant>
      <vt:variant>
        <vt:lpwstr>_Toc232010410</vt:lpwstr>
      </vt:variant>
      <vt:variant>
        <vt:i4>1310773</vt:i4>
      </vt:variant>
      <vt:variant>
        <vt:i4>170</vt:i4>
      </vt:variant>
      <vt:variant>
        <vt:i4>0</vt:i4>
      </vt:variant>
      <vt:variant>
        <vt:i4>5</vt:i4>
      </vt:variant>
      <vt:variant>
        <vt:lpwstr/>
      </vt:variant>
      <vt:variant>
        <vt:lpwstr>_Toc232010409</vt:lpwstr>
      </vt:variant>
      <vt:variant>
        <vt:i4>1310773</vt:i4>
      </vt:variant>
      <vt:variant>
        <vt:i4>164</vt:i4>
      </vt:variant>
      <vt:variant>
        <vt:i4>0</vt:i4>
      </vt:variant>
      <vt:variant>
        <vt:i4>5</vt:i4>
      </vt:variant>
      <vt:variant>
        <vt:lpwstr/>
      </vt:variant>
      <vt:variant>
        <vt:lpwstr>_Toc232010408</vt:lpwstr>
      </vt:variant>
      <vt:variant>
        <vt:i4>1310773</vt:i4>
      </vt:variant>
      <vt:variant>
        <vt:i4>158</vt:i4>
      </vt:variant>
      <vt:variant>
        <vt:i4>0</vt:i4>
      </vt:variant>
      <vt:variant>
        <vt:i4>5</vt:i4>
      </vt:variant>
      <vt:variant>
        <vt:lpwstr/>
      </vt:variant>
      <vt:variant>
        <vt:lpwstr>_Toc232010407</vt:lpwstr>
      </vt:variant>
      <vt:variant>
        <vt:i4>1310773</vt:i4>
      </vt:variant>
      <vt:variant>
        <vt:i4>152</vt:i4>
      </vt:variant>
      <vt:variant>
        <vt:i4>0</vt:i4>
      </vt:variant>
      <vt:variant>
        <vt:i4>5</vt:i4>
      </vt:variant>
      <vt:variant>
        <vt:lpwstr/>
      </vt:variant>
      <vt:variant>
        <vt:lpwstr>_Toc232010406</vt:lpwstr>
      </vt:variant>
      <vt:variant>
        <vt:i4>1310773</vt:i4>
      </vt:variant>
      <vt:variant>
        <vt:i4>146</vt:i4>
      </vt:variant>
      <vt:variant>
        <vt:i4>0</vt:i4>
      </vt:variant>
      <vt:variant>
        <vt:i4>5</vt:i4>
      </vt:variant>
      <vt:variant>
        <vt:lpwstr/>
      </vt:variant>
      <vt:variant>
        <vt:lpwstr>_Toc232010405</vt:lpwstr>
      </vt:variant>
      <vt:variant>
        <vt:i4>1310773</vt:i4>
      </vt:variant>
      <vt:variant>
        <vt:i4>140</vt:i4>
      </vt:variant>
      <vt:variant>
        <vt:i4>0</vt:i4>
      </vt:variant>
      <vt:variant>
        <vt:i4>5</vt:i4>
      </vt:variant>
      <vt:variant>
        <vt:lpwstr/>
      </vt:variant>
      <vt:variant>
        <vt:lpwstr>_Toc232010404</vt:lpwstr>
      </vt:variant>
      <vt:variant>
        <vt:i4>1310773</vt:i4>
      </vt:variant>
      <vt:variant>
        <vt:i4>134</vt:i4>
      </vt:variant>
      <vt:variant>
        <vt:i4>0</vt:i4>
      </vt:variant>
      <vt:variant>
        <vt:i4>5</vt:i4>
      </vt:variant>
      <vt:variant>
        <vt:lpwstr/>
      </vt:variant>
      <vt:variant>
        <vt:lpwstr>_Toc232010403</vt:lpwstr>
      </vt:variant>
      <vt:variant>
        <vt:i4>1310773</vt:i4>
      </vt:variant>
      <vt:variant>
        <vt:i4>128</vt:i4>
      </vt:variant>
      <vt:variant>
        <vt:i4>0</vt:i4>
      </vt:variant>
      <vt:variant>
        <vt:i4>5</vt:i4>
      </vt:variant>
      <vt:variant>
        <vt:lpwstr/>
      </vt:variant>
      <vt:variant>
        <vt:lpwstr>_Toc232010402</vt:lpwstr>
      </vt:variant>
      <vt:variant>
        <vt:i4>1310773</vt:i4>
      </vt:variant>
      <vt:variant>
        <vt:i4>122</vt:i4>
      </vt:variant>
      <vt:variant>
        <vt:i4>0</vt:i4>
      </vt:variant>
      <vt:variant>
        <vt:i4>5</vt:i4>
      </vt:variant>
      <vt:variant>
        <vt:lpwstr/>
      </vt:variant>
      <vt:variant>
        <vt:lpwstr>_Toc232010401</vt:lpwstr>
      </vt:variant>
      <vt:variant>
        <vt:i4>1310773</vt:i4>
      </vt:variant>
      <vt:variant>
        <vt:i4>116</vt:i4>
      </vt:variant>
      <vt:variant>
        <vt:i4>0</vt:i4>
      </vt:variant>
      <vt:variant>
        <vt:i4>5</vt:i4>
      </vt:variant>
      <vt:variant>
        <vt:lpwstr/>
      </vt:variant>
      <vt:variant>
        <vt:lpwstr>_Toc232010400</vt:lpwstr>
      </vt:variant>
      <vt:variant>
        <vt:i4>1900594</vt:i4>
      </vt:variant>
      <vt:variant>
        <vt:i4>110</vt:i4>
      </vt:variant>
      <vt:variant>
        <vt:i4>0</vt:i4>
      </vt:variant>
      <vt:variant>
        <vt:i4>5</vt:i4>
      </vt:variant>
      <vt:variant>
        <vt:lpwstr/>
      </vt:variant>
      <vt:variant>
        <vt:lpwstr>_Toc232010399</vt:lpwstr>
      </vt:variant>
      <vt:variant>
        <vt:i4>1900594</vt:i4>
      </vt:variant>
      <vt:variant>
        <vt:i4>104</vt:i4>
      </vt:variant>
      <vt:variant>
        <vt:i4>0</vt:i4>
      </vt:variant>
      <vt:variant>
        <vt:i4>5</vt:i4>
      </vt:variant>
      <vt:variant>
        <vt:lpwstr/>
      </vt:variant>
      <vt:variant>
        <vt:lpwstr>_Toc232010398</vt:lpwstr>
      </vt:variant>
      <vt:variant>
        <vt:i4>1900594</vt:i4>
      </vt:variant>
      <vt:variant>
        <vt:i4>98</vt:i4>
      </vt:variant>
      <vt:variant>
        <vt:i4>0</vt:i4>
      </vt:variant>
      <vt:variant>
        <vt:i4>5</vt:i4>
      </vt:variant>
      <vt:variant>
        <vt:lpwstr/>
      </vt:variant>
      <vt:variant>
        <vt:lpwstr>_Toc232010397</vt:lpwstr>
      </vt:variant>
      <vt:variant>
        <vt:i4>1900594</vt:i4>
      </vt:variant>
      <vt:variant>
        <vt:i4>92</vt:i4>
      </vt:variant>
      <vt:variant>
        <vt:i4>0</vt:i4>
      </vt:variant>
      <vt:variant>
        <vt:i4>5</vt:i4>
      </vt:variant>
      <vt:variant>
        <vt:lpwstr/>
      </vt:variant>
      <vt:variant>
        <vt:lpwstr>_Toc232010396</vt:lpwstr>
      </vt:variant>
      <vt:variant>
        <vt:i4>1900594</vt:i4>
      </vt:variant>
      <vt:variant>
        <vt:i4>86</vt:i4>
      </vt:variant>
      <vt:variant>
        <vt:i4>0</vt:i4>
      </vt:variant>
      <vt:variant>
        <vt:i4>5</vt:i4>
      </vt:variant>
      <vt:variant>
        <vt:lpwstr/>
      </vt:variant>
      <vt:variant>
        <vt:lpwstr>_Toc232010395</vt:lpwstr>
      </vt:variant>
      <vt:variant>
        <vt:i4>1900594</vt:i4>
      </vt:variant>
      <vt:variant>
        <vt:i4>80</vt:i4>
      </vt:variant>
      <vt:variant>
        <vt:i4>0</vt:i4>
      </vt:variant>
      <vt:variant>
        <vt:i4>5</vt:i4>
      </vt:variant>
      <vt:variant>
        <vt:lpwstr/>
      </vt:variant>
      <vt:variant>
        <vt:lpwstr>_Toc232010394</vt:lpwstr>
      </vt:variant>
      <vt:variant>
        <vt:i4>1900594</vt:i4>
      </vt:variant>
      <vt:variant>
        <vt:i4>74</vt:i4>
      </vt:variant>
      <vt:variant>
        <vt:i4>0</vt:i4>
      </vt:variant>
      <vt:variant>
        <vt:i4>5</vt:i4>
      </vt:variant>
      <vt:variant>
        <vt:lpwstr/>
      </vt:variant>
      <vt:variant>
        <vt:lpwstr>_Toc232010393</vt:lpwstr>
      </vt:variant>
      <vt:variant>
        <vt:i4>1900594</vt:i4>
      </vt:variant>
      <vt:variant>
        <vt:i4>68</vt:i4>
      </vt:variant>
      <vt:variant>
        <vt:i4>0</vt:i4>
      </vt:variant>
      <vt:variant>
        <vt:i4>5</vt:i4>
      </vt:variant>
      <vt:variant>
        <vt:lpwstr/>
      </vt:variant>
      <vt:variant>
        <vt:lpwstr>_Toc232010392</vt:lpwstr>
      </vt:variant>
      <vt:variant>
        <vt:i4>1900594</vt:i4>
      </vt:variant>
      <vt:variant>
        <vt:i4>62</vt:i4>
      </vt:variant>
      <vt:variant>
        <vt:i4>0</vt:i4>
      </vt:variant>
      <vt:variant>
        <vt:i4>5</vt:i4>
      </vt:variant>
      <vt:variant>
        <vt:lpwstr/>
      </vt:variant>
      <vt:variant>
        <vt:lpwstr>_Toc232010391</vt:lpwstr>
      </vt:variant>
      <vt:variant>
        <vt:i4>1900594</vt:i4>
      </vt:variant>
      <vt:variant>
        <vt:i4>56</vt:i4>
      </vt:variant>
      <vt:variant>
        <vt:i4>0</vt:i4>
      </vt:variant>
      <vt:variant>
        <vt:i4>5</vt:i4>
      </vt:variant>
      <vt:variant>
        <vt:lpwstr/>
      </vt:variant>
      <vt:variant>
        <vt:lpwstr>_Toc232010390</vt:lpwstr>
      </vt:variant>
      <vt:variant>
        <vt:i4>1835058</vt:i4>
      </vt:variant>
      <vt:variant>
        <vt:i4>50</vt:i4>
      </vt:variant>
      <vt:variant>
        <vt:i4>0</vt:i4>
      </vt:variant>
      <vt:variant>
        <vt:i4>5</vt:i4>
      </vt:variant>
      <vt:variant>
        <vt:lpwstr/>
      </vt:variant>
      <vt:variant>
        <vt:lpwstr>_Toc232010389</vt:lpwstr>
      </vt:variant>
      <vt:variant>
        <vt:i4>1835058</vt:i4>
      </vt:variant>
      <vt:variant>
        <vt:i4>44</vt:i4>
      </vt:variant>
      <vt:variant>
        <vt:i4>0</vt:i4>
      </vt:variant>
      <vt:variant>
        <vt:i4>5</vt:i4>
      </vt:variant>
      <vt:variant>
        <vt:lpwstr/>
      </vt:variant>
      <vt:variant>
        <vt:lpwstr>_Toc232010388</vt:lpwstr>
      </vt:variant>
      <vt:variant>
        <vt:i4>1835058</vt:i4>
      </vt:variant>
      <vt:variant>
        <vt:i4>38</vt:i4>
      </vt:variant>
      <vt:variant>
        <vt:i4>0</vt:i4>
      </vt:variant>
      <vt:variant>
        <vt:i4>5</vt:i4>
      </vt:variant>
      <vt:variant>
        <vt:lpwstr/>
      </vt:variant>
      <vt:variant>
        <vt:lpwstr>_Toc232010387</vt:lpwstr>
      </vt:variant>
      <vt:variant>
        <vt:i4>1835058</vt:i4>
      </vt:variant>
      <vt:variant>
        <vt:i4>32</vt:i4>
      </vt:variant>
      <vt:variant>
        <vt:i4>0</vt:i4>
      </vt:variant>
      <vt:variant>
        <vt:i4>5</vt:i4>
      </vt:variant>
      <vt:variant>
        <vt:lpwstr/>
      </vt:variant>
      <vt:variant>
        <vt:lpwstr>_Toc232010386</vt:lpwstr>
      </vt:variant>
      <vt:variant>
        <vt:i4>1835058</vt:i4>
      </vt:variant>
      <vt:variant>
        <vt:i4>26</vt:i4>
      </vt:variant>
      <vt:variant>
        <vt:i4>0</vt:i4>
      </vt:variant>
      <vt:variant>
        <vt:i4>5</vt:i4>
      </vt:variant>
      <vt:variant>
        <vt:lpwstr/>
      </vt:variant>
      <vt:variant>
        <vt:lpwstr>_Toc232010385</vt:lpwstr>
      </vt:variant>
      <vt:variant>
        <vt:i4>1835058</vt:i4>
      </vt:variant>
      <vt:variant>
        <vt:i4>20</vt:i4>
      </vt:variant>
      <vt:variant>
        <vt:i4>0</vt:i4>
      </vt:variant>
      <vt:variant>
        <vt:i4>5</vt:i4>
      </vt:variant>
      <vt:variant>
        <vt:lpwstr/>
      </vt:variant>
      <vt:variant>
        <vt:lpwstr>_Toc232010384</vt:lpwstr>
      </vt:variant>
      <vt:variant>
        <vt:i4>1835058</vt:i4>
      </vt:variant>
      <vt:variant>
        <vt:i4>14</vt:i4>
      </vt:variant>
      <vt:variant>
        <vt:i4>0</vt:i4>
      </vt:variant>
      <vt:variant>
        <vt:i4>5</vt:i4>
      </vt:variant>
      <vt:variant>
        <vt:lpwstr/>
      </vt:variant>
      <vt:variant>
        <vt:lpwstr>_Toc232010383</vt:lpwstr>
      </vt:variant>
      <vt:variant>
        <vt:i4>1835058</vt:i4>
      </vt:variant>
      <vt:variant>
        <vt:i4>8</vt:i4>
      </vt:variant>
      <vt:variant>
        <vt:i4>0</vt:i4>
      </vt:variant>
      <vt:variant>
        <vt:i4>5</vt:i4>
      </vt:variant>
      <vt:variant>
        <vt:lpwstr/>
      </vt:variant>
      <vt:variant>
        <vt:lpwstr>_Toc232010382</vt:lpwstr>
      </vt:variant>
      <vt:variant>
        <vt:i4>1835058</vt:i4>
      </vt:variant>
      <vt:variant>
        <vt:i4>2</vt:i4>
      </vt:variant>
      <vt:variant>
        <vt:i4>0</vt:i4>
      </vt:variant>
      <vt:variant>
        <vt:i4>5</vt:i4>
      </vt:variant>
      <vt:variant>
        <vt:lpwstr/>
      </vt:variant>
      <vt:variant>
        <vt:lpwstr>_Toc232010381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M11451804</cp:lastModifiedBy>
  <cp:revision>214</cp:revision>
  <cp:lastPrinted>2026-06-10T11:57:00Z</cp:lastPrinted>
  <dcterms:created xsi:type="dcterms:W3CDTF">2026-06-09T20:22:00Z</dcterms:created>
  <dcterms:modified xsi:type="dcterms:W3CDTF">2026-06-10T11:58:00Z</dcterms:modified>
  <cp:category/>
</cp:coreProperties>
</file>